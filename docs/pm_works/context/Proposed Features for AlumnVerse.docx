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60" w:lineRule="auto"/>
        <w:ind w:right="-450"/>
        <w:jc w:val="both"/>
        <w:rPr>
          <w:rFonts w:ascii="Roboto" w:cs="Roboto" w:eastAsia="Roboto" w:hAnsi="Roboto"/>
          <w:b w:val="1"/>
          <w:bCs w:val="1"/>
          <w:sz w:val="26"/>
          <w:szCs w:val="26"/>
        </w:rPr>
      </w:pPr>
      <w:bookmarkStart w:colFirst="0" w:colLast="0" w:name="_xna93wxb66z8" w:id="0"/>
      <w:bookmarkEnd w:id="0"/>
      <w:r w:rsidDel="00000000" w:rsidR="00000000" w:rsidRPr="00000000">
        <w:rPr>
          <w:rFonts w:ascii="Roboto" w:cs="Roboto" w:eastAsia="Roboto" w:hAnsi="Roboto"/>
          <w:b w:val="1"/>
          <w:bCs w:val="1"/>
          <w:sz w:val="26"/>
          <w:szCs w:val="26"/>
          <w:rtl w:val="0"/>
        </w:rPr>
        <w:t xml:space="preserve">Tính năng Hệ thống AlumVerse</w:t>
      </w:r>
    </w:p>
    <w:p w:rsidR="00000000" w:rsidDel="00000000" w:rsidP="00000000" w:rsidRDefault="00000000" w:rsidRPr="00000000" w14:paraId="00000002">
      <w:pPr>
        <w:spacing w:after="0" w:before="0" w:lineRule="auto"/>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Dựa trên nghiên cứu các tính năng của </w:t>
      </w:r>
      <w:r w:rsidDel="00000000" w:rsidR="00000000" w:rsidRPr="00000000">
        <w:rPr>
          <w:rFonts w:ascii="Roboto" w:cs="Roboto" w:eastAsia="Roboto" w:hAnsi="Roboto"/>
          <w:b w:val="1"/>
          <w:bCs w:val="1"/>
          <w:sz w:val="24"/>
          <w:szCs w:val="24"/>
          <w:rtl w:val="0"/>
        </w:rPr>
        <w:t xml:space="preserve">AlumnForce</w:t>
      </w:r>
      <w:r w:rsidDel="00000000" w:rsidR="00000000" w:rsidRPr="00000000">
        <w:rPr>
          <w:rFonts w:ascii="Roboto" w:cs="Roboto" w:eastAsia="Roboto" w:hAnsi="Roboto"/>
          <w:sz w:val="24"/>
          <w:szCs w:val="24"/>
          <w:rtl w:val="0"/>
        </w:rPr>
        <w:t xml:space="preserve"> (</w:t>
      </w:r>
      <w:hyperlink r:id="rId6">
        <w:r w:rsidDel="00000000" w:rsidR="00000000" w:rsidRPr="00000000">
          <w:rPr>
            <w:rFonts w:ascii="Roboto" w:cs="Roboto" w:eastAsia="Roboto" w:hAnsi="Roboto"/>
            <w:color w:val="1155cc"/>
            <w:sz w:val="24"/>
            <w:szCs w:val="24"/>
            <w:u w:val="single"/>
            <w:rtl w:val="0"/>
          </w:rPr>
          <w:t xml:space="preserve">https://www.alumnforce.com/en/</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3">
      <w:pPr>
        <w:spacing w:after="0" w:before="0" w:lineRule="auto"/>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Mentorship: </w:t>
      </w:r>
      <w:hyperlink r:id="rId7">
        <w:r w:rsidDel="00000000" w:rsidR="00000000" w:rsidRPr="00000000">
          <w:rPr>
            <w:rFonts w:ascii="Roboto" w:cs="Roboto" w:eastAsia="Roboto" w:hAnsi="Roboto"/>
            <w:color w:val="1155cc"/>
            <w:sz w:val="24"/>
            <w:szCs w:val="24"/>
            <w:u w:val="single"/>
            <w:rtl w:val="0"/>
          </w:rPr>
          <w:t xml:space="preserve">https://github.com/Vietnam-Tech-Society/techsphere?tab=readme-ov-file</w:t>
        </w:r>
      </w:hyperlink>
      <w:r w:rsidDel="00000000" w:rsidR="00000000" w:rsidRPr="00000000">
        <w:rPr>
          <w:rtl w:val="0"/>
        </w:rPr>
      </w:r>
    </w:p>
    <w:p w:rsidR="00000000" w:rsidDel="00000000" w:rsidP="00000000" w:rsidRDefault="00000000" w:rsidRPr="00000000" w14:paraId="00000004">
      <w:pPr>
        <w:spacing w:after="0" w:before="0" w:lineRule="auto"/>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hyperlink r:id="rId8">
        <w:r w:rsidDel="00000000" w:rsidR="00000000" w:rsidRPr="00000000">
          <w:rPr>
            <w:rFonts w:ascii="Roboto" w:cs="Roboto" w:eastAsia="Roboto" w:hAnsi="Roboto"/>
            <w:color w:val="1155cc"/>
            <w:sz w:val="24"/>
            <w:szCs w:val="24"/>
            <w:u w:val="single"/>
            <w:rtl w:val="0"/>
          </w:rPr>
          <w:t xml:space="preserve">https://www.alumni-mentoring.edu.vn/</w:t>
        </w:r>
      </w:hyperlink>
      <w:r w:rsidDel="00000000" w:rsidR="00000000" w:rsidRPr="00000000">
        <w:rPr>
          <w:rtl w:val="0"/>
        </w:rPr>
      </w:r>
    </w:p>
    <w:p w:rsidR="00000000" w:rsidDel="00000000" w:rsidP="00000000" w:rsidRDefault="00000000" w:rsidRPr="00000000" w14:paraId="00000005">
      <w:pPr>
        <w:spacing w:after="0" w:before="0" w:lineRule="auto"/>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Vai trò và tầm quan trọng của cựu sinh viên trong phát triển của trường đại học:</w:t>
        <w:br w:type="textWrapping"/>
      </w:r>
      <w:hyperlink r:id="rId9">
        <w:r w:rsidDel="00000000" w:rsidR="00000000" w:rsidRPr="00000000">
          <w:rPr>
            <w:rFonts w:ascii="Roboto" w:cs="Roboto" w:eastAsia="Roboto" w:hAnsi="Roboto"/>
            <w:color w:val="1155cc"/>
            <w:sz w:val="24"/>
            <w:szCs w:val="24"/>
            <w:u w:val="single"/>
            <w:rtl w:val="0"/>
          </w:rPr>
          <w:t xml:space="preserve">https://www.researchgate.net/publication/351969966_ENHANCING_THE_ROLE_OF_ALUMNI_IN_THE_GROWTH_OF_HIGHER_EDUCATION_INSTITUTIONS?enrichId=rgreq-a6715fc13ff93650147edca2e3b54003-XXX&amp;enrichSource=Y292ZXJQYWdlOzM1MTk2OTk2NjtBUzoxMDI4ODI1MjUzMTcxMjAwQDE2MjIzMDI0NjMwOTU%3D&amp;el=1_x_3&amp;_esc=publicationCoverPdf</w:t>
        </w:r>
      </w:hyperlink>
      <w:r w:rsidDel="00000000" w:rsidR="00000000" w:rsidRPr="00000000">
        <w:rPr>
          <w:rtl w:val="0"/>
        </w:rPr>
      </w:r>
    </w:p>
    <w:p w:rsidR="00000000" w:rsidDel="00000000" w:rsidP="00000000" w:rsidRDefault="00000000" w:rsidRPr="00000000" w14:paraId="00000006">
      <w:pPr>
        <w:spacing w:after="0" w:before="0" w:lineRule="auto"/>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xác định được mục tiêu khi phát triển nền tảng này: cho ai - mang tới giá trị gì:</w:t>
      </w:r>
    </w:p>
    <w:p w:rsidR="00000000" w:rsidDel="00000000" w:rsidP="00000000" w:rsidRDefault="00000000" w:rsidRPr="00000000" w14:paraId="00000007">
      <w:pPr>
        <w:spacing w:after="0" w:before="0" w:lineRule="auto"/>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Với trường/ cơ sở giáo dục: một biện pháp marketing, tăng uy tín cho trường, có các nguồn hỗ trợ vật chất lẫn con người.</w:t>
      </w:r>
    </w:p>
    <w:p w:rsidR="00000000" w:rsidDel="00000000" w:rsidP="00000000" w:rsidRDefault="00000000" w:rsidRPr="00000000" w14:paraId="00000008">
      <w:pPr>
        <w:spacing w:after="0" w:before="0" w:lineRule="auto"/>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Với chính Alumni: Cơ hội nghề nghiệp, networking, cơ học học tập nghiên cứu sau đại học,…</w:t>
      </w:r>
    </w:p>
    <w:p w:rsidR="00000000" w:rsidDel="00000000" w:rsidP="00000000" w:rsidRDefault="00000000" w:rsidRPr="00000000" w14:paraId="00000009">
      <w:pPr>
        <w:spacing w:after="0" w:before="0" w:lineRule="auto"/>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Với sinh viên: được giải đáp, hướng dẫn, có tương tác với các cựu sinh viên</w:t>
      </w:r>
    </w:p>
    <w:p w:rsidR="00000000" w:rsidDel="00000000" w:rsidP="00000000" w:rsidRDefault="00000000" w:rsidRPr="00000000" w14:paraId="0000000A">
      <w:pPr>
        <w:spacing w:after="0" w:before="0" w:lineRule="auto"/>
        <w:ind w:right="-45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Phân tích dữ liệu:</w:t>
      </w:r>
    </w:p>
    <w:p w:rsidR="00000000" w:rsidDel="00000000" w:rsidP="00000000" w:rsidRDefault="00000000" w:rsidRPr="00000000" w14:paraId="0000000B">
      <w:pPr>
        <w:pStyle w:val="Heading2"/>
        <w:keepNext w:val="0"/>
        <w:keepLines w:val="0"/>
        <w:spacing w:after="80" w:before="0" w:lineRule="auto"/>
        <w:rPr>
          <w:b w:val="0"/>
          <w:bCs w:val="0"/>
          <w:color w:val="000000"/>
        </w:rPr>
      </w:pPr>
      <w:bookmarkStart w:colFirst="0" w:colLast="0" w:name="_vjwmtospx37w" w:id="1"/>
      <w:bookmarkEnd w:id="1"/>
      <w:r w:rsidDel="00000000" w:rsidR="00000000" w:rsidRPr="00000000">
        <w:rPr>
          <w:b w:val="0"/>
          <w:bCs w:val="0"/>
          <w:color w:val="000000"/>
          <w:rtl w:val="0"/>
        </w:rPr>
        <w:t xml:space="preserve">Tổng hợp dữ liệu từ các group cựu sinh viên</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170"/>
        <w:gridCol w:w="1485"/>
        <w:gridCol w:w="1905"/>
        <w:gridCol w:w="2865"/>
        <w:tblGridChange w:id="0">
          <w:tblGrid>
            <w:gridCol w:w="1920"/>
            <w:gridCol w:w="1170"/>
            <w:gridCol w:w="1485"/>
            <w:gridCol w:w="1905"/>
            <w:gridCol w:w="2865"/>
          </w:tblGrid>
        </w:tblGridChange>
      </w:tblGrid>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ind w:right="-30"/>
              <w:rPr>
                <w:rFonts w:ascii="Roboto" w:cs="Roboto" w:eastAsia="Roboto" w:hAnsi="Roboto"/>
                <w:sz w:val="24"/>
                <w:szCs w:val="24"/>
              </w:rPr>
            </w:pPr>
            <w:r w:rsidDel="00000000" w:rsidR="00000000" w:rsidRPr="00000000">
              <w:rPr>
                <w:rFonts w:ascii="Andika" w:cs="Andika" w:eastAsia="Andika" w:hAnsi="Andika"/>
                <w:sz w:val="24"/>
                <w:szCs w:val="24"/>
                <w:rtl w:val="0"/>
              </w:rPr>
              <w:t xml:space="preserve">Trường / Nhóm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ind w:right="-30"/>
              <w:rPr>
                <w:rFonts w:ascii="Roboto" w:cs="Roboto" w:eastAsia="Roboto" w:hAnsi="Roboto"/>
                <w:sz w:val="24"/>
                <w:szCs w:val="24"/>
              </w:rPr>
            </w:pPr>
            <w:r w:rsidDel="00000000" w:rsidR="00000000" w:rsidRPr="00000000">
              <w:rPr>
                <w:rFonts w:ascii="Andika" w:cs="Andika" w:eastAsia="Andika" w:hAnsi="Andika"/>
                <w:sz w:val="24"/>
                <w:szCs w:val="24"/>
                <w:rtl w:val="0"/>
              </w:rPr>
              <w:t xml:space="preserve">Số người theo dõi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ind w:right="-30"/>
              <w:rPr>
                <w:rFonts w:ascii="Roboto" w:cs="Roboto" w:eastAsia="Roboto" w:hAnsi="Roboto"/>
                <w:sz w:val="24"/>
                <w:szCs w:val="24"/>
              </w:rPr>
            </w:pPr>
            <w:r w:rsidDel="00000000" w:rsidR="00000000" w:rsidRPr="00000000">
              <w:rPr>
                <w:rFonts w:ascii="Andika" w:cs="Andika" w:eastAsia="Andika" w:hAnsi="Andika"/>
                <w:sz w:val="24"/>
                <w:szCs w:val="24"/>
                <w:rtl w:val="0"/>
              </w:rPr>
              <w:t xml:space="preserve">Lượt tương tác trung bình / bài (like)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ind w:right="-30"/>
              <w:rPr>
                <w:rFonts w:ascii="Roboto" w:cs="Roboto" w:eastAsia="Roboto" w:hAnsi="Roboto"/>
                <w:sz w:val="24"/>
                <w:szCs w:val="24"/>
              </w:rPr>
            </w:pPr>
            <w:r w:rsidDel="00000000" w:rsidR="00000000" w:rsidRPr="00000000">
              <w:rPr>
                <w:rFonts w:ascii="Andika" w:cs="Andika" w:eastAsia="Andika" w:hAnsi="Andika"/>
                <w:sz w:val="24"/>
                <w:szCs w:val="24"/>
                <w:rtl w:val="0"/>
              </w:rPr>
              <w:t xml:space="preserve">Tỉ lệ engagement ước lượng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ind w:right="-30"/>
              <w:rPr>
                <w:rFonts w:ascii="Roboto" w:cs="Roboto" w:eastAsia="Roboto" w:hAnsi="Roboto"/>
                <w:sz w:val="24"/>
                <w:szCs w:val="24"/>
              </w:rPr>
            </w:pPr>
            <w:r w:rsidDel="00000000" w:rsidR="00000000" w:rsidRPr="00000000">
              <w:rPr>
                <w:rFonts w:ascii="Andika" w:cs="Andika" w:eastAsia="Andika" w:hAnsi="Andika"/>
                <w:sz w:val="24"/>
                <w:szCs w:val="24"/>
                <w:rtl w:val="0"/>
              </w:rPr>
              <w:t xml:space="preserve">Nhận xét sơ bộ</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ind w:right="-30"/>
              <w:rPr>
                <w:rFonts w:ascii="Roboto" w:cs="Roboto" w:eastAsia="Roboto" w:hAnsi="Roboto"/>
                <w:sz w:val="24"/>
                <w:szCs w:val="24"/>
              </w:rPr>
            </w:pPr>
            <w:r w:rsidDel="00000000" w:rsidR="00000000" w:rsidRPr="00000000">
              <w:rPr>
                <w:rFonts w:ascii="Roboto" w:cs="Roboto" w:eastAsia="Roboto" w:hAnsi="Roboto"/>
                <w:sz w:val="24"/>
                <w:szCs w:val="24"/>
                <w:rtl w:val="0"/>
              </w:rPr>
              <w:t xml:space="preserve">Cựu SV &amp; SV ĐH Sư Phạm Kỹ Thuật TP.HCM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ind w:right="-30"/>
              <w:rPr>
                <w:rFonts w:ascii="Roboto" w:cs="Roboto" w:eastAsia="Roboto" w:hAnsi="Roboto"/>
                <w:sz w:val="24"/>
                <w:szCs w:val="24"/>
              </w:rPr>
            </w:pPr>
            <w:r w:rsidDel="00000000" w:rsidR="00000000" w:rsidRPr="00000000">
              <w:rPr>
                <w:rFonts w:ascii="Roboto" w:cs="Roboto" w:eastAsia="Roboto" w:hAnsi="Roboto"/>
                <w:sz w:val="24"/>
                <w:szCs w:val="24"/>
                <w:rtl w:val="0"/>
              </w:rPr>
              <w:t xml:space="preserve">138.000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ind w:right="-30"/>
              <w:rPr>
                <w:rFonts w:ascii="Roboto" w:cs="Roboto" w:eastAsia="Roboto" w:hAnsi="Roboto"/>
                <w:sz w:val="24"/>
                <w:szCs w:val="24"/>
              </w:rPr>
            </w:pPr>
            <w:r w:rsidDel="00000000" w:rsidR="00000000" w:rsidRPr="00000000">
              <w:rPr>
                <w:rFonts w:ascii="Roboto" w:cs="Roboto" w:eastAsia="Roboto" w:hAnsi="Roboto"/>
                <w:sz w:val="24"/>
                <w:szCs w:val="24"/>
                <w:rtl w:val="0"/>
              </w:rPr>
              <w:t xml:space="preserve">5–18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ind w:right="-3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0.009–0.013%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ind w:right="-30"/>
              <w:rPr>
                <w:rFonts w:ascii="Roboto" w:cs="Roboto" w:eastAsia="Roboto" w:hAnsi="Roboto"/>
                <w:sz w:val="24"/>
                <w:szCs w:val="24"/>
              </w:rPr>
            </w:pPr>
            <w:r w:rsidDel="00000000" w:rsidR="00000000" w:rsidRPr="00000000">
              <w:rPr>
                <w:rFonts w:ascii="Roboto" w:cs="Roboto" w:eastAsia="Roboto" w:hAnsi="Roboto"/>
                <w:sz w:val="24"/>
                <w:szCs w:val="24"/>
                <w:rtl w:val="0"/>
              </w:rPr>
              <w:t xml:space="preserve">Cộng đồng lớn nhưng tương tác cực thấp → hoạt động mang tính quan sát, ít trao đổi</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ind w:right="-30"/>
              <w:rPr>
                <w:rFonts w:ascii="Roboto" w:cs="Roboto" w:eastAsia="Roboto" w:hAnsi="Roboto"/>
                <w:sz w:val="24"/>
                <w:szCs w:val="24"/>
              </w:rPr>
            </w:pPr>
            <w:r w:rsidDel="00000000" w:rsidR="00000000" w:rsidRPr="00000000">
              <w:rPr>
                <w:rFonts w:ascii="Roboto" w:cs="Roboto" w:eastAsia="Roboto" w:hAnsi="Roboto"/>
                <w:sz w:val="24"/>
                <w:szCs w:val="24"/>
                <w:rtl w:val="0"/>
              </w:rPr>
              <w:t xml:space="preserve">UEH Alumni – Cộng đồng cựu SV UEH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ind w:right="-30"/>
              <w:rPr>
                <w:rFonts w:ascii="Roboto" w:cs="Roboto" w:eastAsia="Roboto" w:hAnsi="Roboto"/>
                <w:sz w:val="24"/>
                <w:szCs w:val="24"/>
              </w:rPr>
            </w:pPr>
            <w:r w:rsidDel="00000000" w:rsidR="00000000" w:rsidRPr="00000000">
              <w:rPr>
                <w:rFonts w:ascii="Roboto" w:cs="Roboto" w:eastAsia="Roboto" w:hAnsi="Roboto"/>
                <w:sz w:val="24"/>
                <w:szCs w:val="24"/>
                <w:rtl w:val="0"/>
              </w:rPr>
              <w:t xml:space="preserve">9.600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ind w:right="-30"/>
              <w:rPr>
                <w:rFonts w:ascii="Roboto" w:cs="Roboto" w:eastAsia="Roboto" w:hAnsi="Roboto"/>
                <w:sz w:val="24"/>
                <w:szCs w:val="24"/>
              </w:rPr>
            </w:pPr>
            <w:r w:rsidDel="00000000" w:rsidR="00000000" w:rsidRPr="00000000">
              <w:rPr>
                <w:rFonts w:ascii="Roboto" w:cs="Roboto" w:eastAsia="Roboto" w:hAnsi="Roboto"/>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ind w:right="-3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ind w:right="-30"/>
              <w:rPr>
                <w:rFonts w:ascii="Roboto" w:cs="Roboto" w:eastAsia="Roboto" w:hAnsi="Roboto"/>
                <w:sz w:val="24"/>
                <w:szCs w:val="24"/>
              </w:rPr>
            </w:pPr>
            <w:r w:rsidDel="00000000" w:rsidR="00000000" w:rsidRPr="00000000">
              <w:rPr>
                <w:rFonts w:ascii="Roboto" w:cs="Roboto" w:eastAsia="Roboto" w:hAnsi="Roboto"/>
                <w:sz w:val="24"/>
                <w:szCs w:val="24"/>
                <w:rtl w:val="0"/>
              </w:rPr>
              <w:t xml:space="preserve">Quy mô nhỏ nhưng tỉ lệ tương tác cao hơn → có tính gắn kết cộng đồng tốt hơn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ind w:right="-30"/>
              <w:rPr>
                <w:rFonts w:ascii="Roboto" w:cs="Roboto" w:eastAsia="Roboto" w:hAnsi="Roboto"/>
                <w:sz w:val="24"/>
                <w:szCs w:val="24"/>
              </w:rPr>
            </w:pPr>
            <w:r w:rsidDel="00000000" w:rsidR="00000000" w:rsidRPr="00000000">
              <w:rPr>
                <w:rFonts w:ascii="Roboto" w:cs="Roboto" w:eastAsia="Roboto" w:hAnsi="Roboto"/>
                <w:sz w:val="24"/>
                <w:szCs w:val="24"/>
                <w:rtl w:val="0"/>
              </w:rPr>
              <w:t xml:space="preserve">Cựu SV ĐH Luật TP.HCM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ind w:right="-30"/>
              <w:rPr>
                <w:rFonts w:ascii="Roboto" w:cs="Roboto" w:eastAsia="Roboto" w:hAnsi="Roboto"/>
                <w:sz w:val="24"/>
                <w:szCs w:val="24"/>
              </w:rPr>
            </w:pPr>
            <w:r w:rsidDel="00000000" w:rsidR="00000000" w:rsidRPr="00000000">
              <w:rPr>
                <w:rFonts w:ascii="Roboto" w:cs="Roboto" w:eastAsia="Roboto" w:hAnsi="Roboto"/>
                <w:sz w:val="24"/>
                <w:szCs w:val="24"/>
                <w:rtl w:val="0"/>
              </w:rPr>
              <w:t xml:space="preserve">6.100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ind w:right="-30"/>
              <w:rPr>
                <w:rFonts w:ascii="Roboto" w:cs="Roboto" w:eastAsia="Roboto" w:hAnsi="Roboto"/>
                <w:sz w:val="24"/>
                <w:szCs w:val="24"/>
              </w:rPr>
            </w:pPr>
            <w:r w:rsidDel="00000000" w:rsidR="00000000" w:rsidRPr="00000000">
              <w:rPr>
                <w:rFonts w:ascii="Roboto" w:cs="Roboto" w:eastAsia="Roboto" w:hAnsi="Roboto"/>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ind w:right="-3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ind w:right="-30"/>
              <w:rPr>
                <w:rFonts w:ascii="Roboto" w:cs="Roboto" w:eastAsia="Roboto" w:hAnsi="Roboto"/>
                <w:sz w:val="24"/>
                <w:szCs w:val="24"/>
              </w:rPr>
            </w:pPr>
            <w:r w:rsidDel="00000000" w:rsidR="00000000" w:rsidRPr="00000000">
              <w:rPr>
                <w:rFonts w:ascii="Roboto" w:cs="Roboto" w:eastAsia="Roboto" w:hAnsi="Roboto"/>
                <w:sz w:val="24"/>
                <w:szCs w:val="24"/>
                <w:rtl w:val="0"/>
              </w:rPr>
              <w:t xml:space="preserve">Quy mô trung bình, engagement ổn định ở mức thấp</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ind w:right="-30"/>
              <w:rPr>
                <w:rFonts w:ascii="Roboto" w:cs="Roboto" w:eastAsia="Roboto" w:hAnsi="Roboto"/>
                <w:sz w:val="24"/>
                <w:szCs w:val="24"/>
              </w:rPr>
            </w:pPr>
            <w:r w:rsidDel="00000000" w:rsidR="00000000" w:rsidRPr="00000000">
              <w:rPr>
                <w:rFonts w:ascii="Andika" w:cs="Andika" w:eastAsia="Andika" w:hAnsi="Andika"/>
                <w:sz w:val="24"/>
                <w:szCs w:val="24"/>
                <w:rtl w:val="0"/>
              </w:rPr>
              <w:t xml:space="preserve">Cựu SV Trường Kiến (UAH)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ind w:right="-30"/>
              <w:rPr>
                <w:rFonts w:ascii="Roboto" w:cs="Roboto" w:eastAsia="Roboto" w:hAnsi="Roboto"/>
                <w:sz w:val="24"/>
                <w:szCs w:val="24"/>
              </w:rPr>
            </w:pPr>
            <w:r w:rsidDel="00000000" w:rsidR="00000000" w:rsidRPr="00000000">
              <w:rPr>
                <w:rFonts w:ascii="Roboto" w:cs="Roboto" w:eastAsia="Roboto" w:hAnsi="Roboto"/>
                <w:sz w:val="24"/>
                <w:szCs w:val="24"/>
                <w:rtl w:val="0"/>
              </w:rPr>
              <w:t xml:space="preserve">15.000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ind w:right="-30"/>
              <w:rPr>
                <w:rFonts w:ascii="Roboto" w:cs="Roboto" w:eastAsia="Roboto" w:hAnsi="Roboto"/>
                <w:sz w:val="24"/>
                <w:szCs w:val="24"/>
              </w:rPr>
            </w:pPr>
            <w:r w:rsidDel="00000000" w:rsidR="00000000" w:rsidRPr="00000000">
              <w:rPr>
                <w:rFonts w:ascii="Roboto" w:cs="Roboto" w:eastAsia="Roboto" w:hAnsi="Roboto"/>
                <w:sz w:val="24"/>
                <w:szCs w:val="24"/>
                <w:rtl w:val="0"/>
              </w:rPr>
              <w:t xml:space="preserve">&lt;23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ind w:right="-3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ind w:right="-30"/>
              <w:rPr>
                <w:rFonts w:ascii="Roboto" w:cs="Roboto" w:eastAsia="Roboto" w:hAnsi="Roboto"/>
                <w:sz w:val="24"/>
                <w:szCs w:val="24"/>
              </w:rPr>
            </w:pPr>
            <w:r w:rsidDel="00000000" w:rsidR="00000000" w:rsidRPr="00000000">
              <w:rPr>
                <w:rFonts w:ascii="Roboto" w:cs="Roboto" w:eastAsia="Roboto" w:hAnsi="Roboto"/>
                <w:sz w:val="24"/>
                <w:szCs w:val="24"/>
                <w:rtl w:val="0"/>
              </w:rPr>
              <w:t xml:space="preserve">Tương tác nhỉnh hơn → nhóm chuyên ngành nghệ thuật có xu hướng chia sẻ hoạt động nhiều hơn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ind w:right="-30"/>
              <w:rPr>
                <w:rFonts w:ascii="Roboto" w:cs="Roboto" w:eastAsia="Roboto" w:hAnsi="Roboto"/>
                <w:sz w:val="24"/>
                <w:szCs w:val="24"/>
              </w:rPr>
            </w:pPr>
            <w:r w:rsidDel="00000000" w:rsidR="00000000" w:rsidRPr="00000000">
              <w:rPr>
                <w:rFonts w:ascii="Roboto" w:cs="Roboto" w:eastAsia="Roboto" w:hAnsi="Roboto"/>
                <w:sz w:val="24"/>
                <w:szCs w:val="24"/>
                <w:rtl w:val="0"/>
              </w:rPr>
              <w:t xml:space="preserve">Cựu SV Khoa KH &amp; CN Vật liệu – HCMUS (MSTA)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ind w:right="-30"/>
              <w:rPr>
                <w:rFonts w:ascii="Roboto" w:cs="Roboto" w:eastAsia="Roboto" w:hAnsi="Roboto"/>
                <w:sz w:val="24"/>
                <w:szCs w:val="24"/>
              </w:rPr>
            </w:pPr>
            <w:r w:rsidDel="00000000" w:rsidR="00000000" w:rsidRPr="00000000">
              <w:rPr>
                <w:rFonts w:ascii="Roboto" w:cs="Roboto" w:eastAsia="Roboto" w:hAnsi="Roboto"/>
                <w:sz w:val="24"/>
                <w:szCs w:val="24"/>
                <w:rtl w:val="0"/>
              </w:rPr>
              <w:t xml:space="preserve">2.700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ind w:right="-30"/>
              <w:rPr>
                <w:rFonts w:ascii="Roboto" w:cs="Roboto" w:eastAsia="Roboto" w:hAnsi="Roboto"/>
                <w:sz w:val="24"/>
                <w:szCs w:val="24"/>
              </w:rPr>
            </w:pPr>
            <w:r w:rsidDel="00000000" w:rsidR="00000000" w:rsidRPr="00000000">
              <w:rPr>
                <w:rFonts w:ascii="Roboto" w:cs="Roboto" w:eastAsia="Roboto" w:hAnsi="Roboto"/>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ind w:right="-3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0.33%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ind w:right="-30"/>
              <w:rPr>
                <w:rFonts w:ascii="Roboto" w:cs="Roboto" w:eastAsia="Roboto" w:hAnsi="Roboto"/>
                <w:sz w:val="24"/>
                <w:szCs w:val="24"/>
              </w:rPr>
            </w:pPr>
            <w:r w:rsidDel="00000000" w:rsidR="00000000" w:rsidRPr="00000000">
              <w:rPr>
                <w:rFonts w:ascii="Roboto" w:cs="Roboto" w:eastAsia="Roboto" w:hAnsi="Roboto"/>
                <w:sz w:val="24"/>
                <w:szCs w:val="24"/>
                <w:rtl w:val="0"/>
              </w:rPr>
              <w:t xml:space="preserve">Nhỏ nhưng tương tác cao → nhóm đặc thù, gần gũi, chủ yếu chia sẻ cơ hội nghề nghiệp</w:t>
            </w:r>
          </w:p>
        </w:tc>
      </w:tr>
    </w:tbl>
    <w:p w:rsidR="00000000" w:rsidDel="00000000" w:rsidP="00000000" w:rsidRDefault="00000000" w:rsidRPr="00000000" w14:paraId="0000002A">
      <w:pPr>
        <w:spacing w:after="0" w:before="240" w:lineRule="auto"/>
        <w:ind w:left="0" w:right="600" w:firstLine="0"/>
        <w:jc w:val="both"/>
        <w:rPr>
          <w:rFonts w:ascii="Roboto" w:cs="Roboto" w:eastAsia="Roboto" w:hAnsi="Roboto"/>
          <w:sz w:val="24"/>
          <w:szCs w:val="24"/>
        </w:rPr>
      </w:pPr>
      <w:r w:rsidDel="00000000" w:rsidR="00000000" w:rsidRPr="00000000">
        <w:rPr>
          <w:rFonts w:ascii="Nova Mono" w:cs="Nova Mono" w:eastAsia="Nova Mono" w:hAnsi="Nova Mono"/>
          <w:i w:val="1"/>
          <w:iCs w:val="1"/>
          <w:sz w:val="24"/>
          <w:szCs w:val="24"/>
          <w:rtl w:val="0"/>
        </w:rPr>
        <w:t xml:space="preserve">Engagement rate ≈ (Average likes ÷ Followers) × 100%</w:t>
        <w:br w:type="textWrapping"/>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rtl w:val="0"/>
        </w:rPr>
        <w:t xml:space="preserve">Trong các cộng đồng mạng xã hội, engagement trung bình &gt;1% mới được xem là tích cực.</w:t>
      </w:r>
    </w:p>
    <w:p w:rsidR="00000000" w:rsidDel="00000000" w:rsidP="00000000" w:rsidRDefault="00000000" w:rsidRPr="00000000" w14:paraId="0000002B">
      <w:pPr>
        <w:spacing w:after="0" w:before="0" w:lineRule="auto"/>
        <w:ind w:left="0" w:right="6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Tất cả các nhóm trên đều dưới 0.5%, nghĩa là tương tác giữa alumni và sinh viên hiện nay rất thấp.</w:t>
      </w:r>
    </w:p>
    <w:p w:rsidR="00000000" w:rsidDel="00000000" w:rsidP="00000000" w:rsidRDefault="00000000" w:rsidRPr="00000000" w14:paraId="0000002C">
      <w:pPr>
        <w:spacing w:after="0" w:before="0" w:lineRule="auto"/>
        <w:ind w:left="0" w:right="60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Các nhóm alumni có quy mô lớn (vài nghìn đến trăm nghìn thành viên) → chứng minh rằng cộng đồng tiềm năng rất rộng. Tuy nhiên, tỉ lệ hoạt động cực thấp, cho thấy phần lớn chỉ “theo dõi” chứ không chủ động tương tác.</w:t>
      </w:r>
    </w:p>
    <w:p w:rsidR="00000000" w:rsidDel="00000000" w:rsidP="00000000" w:rsidRDefault="00000000" w:rsidRPr="00000000" w14:paraId="0000002D">
      <w:pPr>
        <w:spacing w:after="0" w:lineRule="auto"/>
        <w:ind w:right="60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E">
      <w:pPr>
        <w:ind w:right="-45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Các nền tảng liên quan</w:t>
      </w:r>
    </w:p>
    <w:p w:rsidR="00000000" w:rsidDel="00000000" w:rsidP="00000000" w:rsidRDefault="00000000" w:rsidRPr="00000000" w14:paraId="0000002F">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Khảo sát UEH Alumni(https://alumni.ueh.edu.vn/):</w:t>
      </w:r>
    </w:p>
    <w:p w:rsidR="00000000" w:rsidDel="00000000" w:rsidP="00000000" w:rsidRDefault="00000000" w:rsidRPr="00000000" w14:paraId="00000030">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Chức năng của UEH alumni hiện có:</w:t>
      </w:r>
    </w:p>
    <w:p w:rsidR="00000000" w:rsidDel="00000000" w:rsidP="00000000" w:rsidRDefault="00000000" w:rsidRPr="00000000" w14:paraId="00000031">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Giới thiệu ban điều hành hiện có của trường, doanh nghiệp và đối tác lớn của trường, hệ sinh thái của trường( UEH Portal, UEH Tuyển Sinh, UEH Future, UEH Global, UEH Virtual Tour, UEH Bản Tin, UEH Green Campus, UEH Giving)</w:t>
      </w:r>
    </w:p>
    <w:p w:rsidR="00000000" w:rsidDel="00000000" w:rsidP="00000000" w:rsidRDefault="00000000" w:rsidRPr="00000000" w14:paraId="00000032">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Thông báo các tin tức và sự kiện trong trường, có hỗ trợ tìm kiếm tin tức và nhắc sự kiện nếu quan tâm, có bản tin để tổng hợp</w:t>
      </w:r>
    </w:p>
    <w:p w:rsidR="00000000" w:rsidDel="00000000" w:rsidP="00000000" w:rsidRDefault="00000000" w:rsidRPr="00000000" w14:paraId="00000033">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Giới thiệu cựu sinh viên tiêu biểu, thông tin liên lac với các chủ nhiệm câu lạc bộ, câu chuyện thành công từ cựu sinh viên </w:t>
      </w:r>
    </w:p>
    <w:p w:rsidR="00000000" w:rsidDel="00000000" w:rsidP="00000000" w:rsidRDefault="00000000" w:rsidRPr="00000000" w14:paraId="00000034">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UEH giving: Xác thực sinh viên của trường -&gt; hạng mục và đối tượng đóng góp (không phải trang của alumni, navigate qua trang chính của trường)</w:t>
      </w:r>
    </w:p>
    <w:p w:rsidR="00000000" w:rsidDel="00000000" w:rsidP="00000000" w:rsidRDefault="00000000" w:rsidRPr="00000000" w14:paraId="00000035">
      <w:pPr>
        <w:ind w:right="-450"/>
        <w:jc w:val="both"/>
        <w:rPr>
          <w:rFonts w:ascii="Roboto" w:cs="Roboto" w:eastAsia="Roboto" w:hAnsi="Roboto"/>
          <w:sz w:val="24"/>
          <w:szCs w:val="24"/>
        </w:rPr>
      </w:pPr>
      <w:r w:rsidDel="00000000" w:rsidR="00000000" w:rsidRPr="00000000">
        <w:rPr>
          <w:rFonts w:ascii="Andika" w:cs="Andika" w:eastAsia="Andika" w:hAnsi="Andika"/>
          <w:sz w:val="24"/>
          <w:szCs w:val="24"/>
          <w:rtl w:val="0"/>
        </w:rPr>
        <w:tab/>
        <w:t xml:space="preserve">+ Cơ hội việc làm (không phải trang của alumni, navigate qua trang chính của trường)</w:t>
      </w:r>
    </w:p>
    <w:p w:rsidR="00000000" w:rsidDel="00000000" w:rsidP="00000000" w:rsidRDefault="00000000" w:rsidRPr="00000000" w14:paraId="00000036">
      <w:pPr>
        <w:ind w:right="-450"/>
        <w:jc w:val="both"/>
        <w:rPr>
          <w:rFonts w:ascii="Roboto" w:cs="Roboto" w:eastAsia="Roboto" w:hAnsi="Roboto"/>
          <w:sz w:val="24"/>
          <w:szCs w:val="24"/>
        </w:rPr>
      </w:pPr>
      <w:r w:rsidDel="00000000" w:rsidR="00000000" w:rsidRPr="00000000">
        <w:rPr>
          <w:rFonts w:ascii="Andika" w:cs="Andika" w:eastAsia="Andika" w:hAnsi="Andika"/>
          <w:sz w:val="24"/>
          <w:szCs w:val="24"/>
          <w:rtl w:val="0"/>
        </w:rPr>
        <w:tab/>
        <w:t xml:space="preserve">+ Thư viện hình ảnh (navigate qua drive ảnh)</w:t>
      </w:r>
    </w:p>
    <w:p w:rsidR="00000000" w:rsidDel="00000000" w:rsidP="00000000" w:rsidRDefault="00000000" w:rsidRPr="00000000" w14:paraId="00000037">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Liên hệ (địa chỉ, số điện thoại, email)</w:t>
      </w:r>
    </w:p>
    <w:p w:rsidR="00000000" w:rsidDel="00000000" w:rsidP="00000000" w:rsidRDefault="00000000" w:rsidRPr="00000000" w14:paraId="00000038">
      <w:pPr>
        <w:ind w:right="-45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9">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Khảo sát HUST alumni(https://hust.edu.vn/en/campus-life/alumni/):</w:t>
      </w:r>
    </w:p>
    <w:p w:rsidR="00000000" w:rsidDel="00000000" w:rsidP="00000000" w:rsidRDefault="00000000" w:rsidRPr="00000000" w14:paraId="0000003A">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Chức năng hiện có: Tin tức + câu chuyện của alumnus</w:t>
      </w:r>
    </w:p>
    <w:p w:rsidR="00000000" w:rsidDel="00000000" w:rsidP="00000000" w:rsidRDefault="00000000" w:rsidRPr="00000000" w14:paraId="0000003B">
      <w:pPr>
        <w:ind w:right="-45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C">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Khảo sát NEU alumni(https://www.neu.edu.vn/vi/cuu-sinh-vien):</w:t>
      </w:r>
    </w:p>
    <w:p w:rsidR="00000000" w:rsidDel="00000000" w:rsidP="00000000" w:rsidRDefault="00000000" w:rsidRPr="00000000" w14:paraId="0000003D">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Chức năng hiện có: Tin tức + câu chuyện của alumnus</w:t>
      </w:r>
    </w:p>
    <w:p w:rsidR="00000000" w:rsidDel="00000000" w:rsidP="00000000" w:rsidRDefault="00000000" w:rsidRPr="00000000" w14:paraId="0000003E">
      <w:pPr>
        <w:ind w:right="-45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F">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Khảo sát UET alumni(https://www.fit.uet.vnu.edu.vn/cuu-sinhvien/#)</w:t>
      </w:r>
    </w:p>
    <w:p w:rsidR="00000000" w:rsidDel="00000000" w:rsidP="00000000" w:rsidRDefault="00000000" w:rsidRPr="00000000" w14:paraId="00000040">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Chức năng hiện có: List email của các anh chị cựu sinh viên </w:t>
      </w:r>
    </w:p>
    <w:p w:rsidR="00000000" w:rsidDel="00000000" w:rsidP="00000000" w:rsidRDefault="00000000" w:rsidRPr="00000000" w14:paraId="00000041">
      <w:pPr>
        <w:ind w:right="-45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2">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Khảo sát FTU alumni(https://english.ftu.edu.vn/students/alumni.html)</w:t>
      </w:r>
    </w:p>
    <w:p w:rsidR="00000000" w:rsidDel="00000000" w:rsidP="00000000" w:rsidRDefault="00000000" w:rsidRPr="00000000" w14:paraId="00000043">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Chức năng hiện có: Tin tức của trường và thông tin liên lạc với trường </w:t>
      </w:r>
    </w:p>
    <w:p w:rsidR="00000000" w:rsidDel="00000000" w:rsidP="00000000" w:rsidRDefault="00000000" w:rsidRPr="00000000" w14:paraId="00000044">
      <w:pPr>
        <w:ind w:right="-45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5">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Khảo sát Vinuni alumni(https://vinuni.edu.vn/vi/aid/gan-ket-cuu-sinh-vien/)</w:t>
      </w:r>
    </w:p>
    <w:p w:rsidR="00000000" w:rsidDel="00000000" w:rsidP="00000000" w:rsidRDefault="00000000" w:rsidRPr="00000000" w14:paraId="00000046">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Chức năng hiện có:</w:t>
      </w:r>
    </w:p>
    <w:p w:rsidR="00000000" w:rsidDel="00000000" w:rsidP="00000000" w:rsidRDefault="00000000" w:rsidRPr="00000000" w14:paraId="00000047">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Giới thiệu, tầm nhìn, sứ mệnh, chia sẻ từ cựu sinh viên </w:t>
      </w:r>
    </w:p>
    <w:p w:rsidR="00000000" w:rsidDel="00000000" w:rsidP="00000000" w:rsidRDefault="00000000" w:rsidRPr="00000000" w14:paraId="00000048">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Link tham gia cộng đồng cựu sinh viên (facebook group)</w:t>
      </w:r>
    </w:p>
    <w:p w:rsidR="00000000" w:rsidDel="00000000" w:rsidP="00000000" w:rsidRDefault="00000000" w:rsidRPr="00000000" w14:paraId="00000049">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danh bạ cựu sinh viên</w:t>
      </w:r>
    </w:p>
    <w:p w:rsidR="00000000" w:rsidDel="00000000" w:rsidP="00000000" w:rsidRDefault="00000000" w:rsidRPr="00000000" w14:paraId="0000004A">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Dịch vụ cấp thẻ cựu sinh viên về thăm trường</w:t>
      </w:r>
    </w:p>
    <w:p w:rsidR="00000000" w:rsidDel="00000000" w:rsidP="00000000" w:rsidRDefault="00000000" w:rsidRPr="00000000" w14:paraId="0000004B">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ưu đãi đặc biệt cho cựu sinh viên</w:t>
      </w:r>
    </w:p>
    <w:p w:rsidR="00000000" w:rsidDel="00000000" w:rsidP="00000000" w:rsidRDefault="00000000" w:rsidRPr="00000000" w14:paraId="0000004C">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Hỗ trợ nghề nghiệp, nghiên cứu khoa học và khởi nghiệp</w:t>
      </w:r>
    </w:p>
    <w:p w:rsidR="00000000" w:rsidDel="00000000" w:rsidP="00000000" w:rsidRDefault="00000000" w:rsidRPr="00000000" w14:paraId="0000004D">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Vinh danh cựu sinh viên danh dự</w:t>
      </w:r>
    </w:p>
    <w:p w:rsidR="00000000" w:rsidDel="00000000" w:rsidP="00000000" w:rsidRDefault="00000000" w:rsidRPr="00000000" w14:paraId="0000004E">
      <w:pPr>
        <w:ind w:right="-45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F">
      <w:pPr>
        <w:ind w:right="-45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0">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Khảo sát Học viện ngoại giao (https://dav.edu.vn/alumni/)</w:t>
      </w:r>
    </w:p>
    <w:p w:rsidR="00000000" w:rsidDel="00000000" w:rsidP="00000000" w:rsidRDefault="00000000" w:rsidRPr="00000000" w14:paraId="00000051">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Chức năng hiện có: Tin tức, câu chuyện về cựu sinh viên</w:t>
      </w:r>
    </w:p>
    <w:p w:rsidR="00000000" w:rsidDel="00000000" w:rsidP="00000000" w:rsidRDefault="00000000" w:rsidRPr="00000000" w14:paraId="00000052">
      <w:pPr>
        <w:ind w:right="-45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3">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Khảo sát Học viện tài chính (https://hvtc.edu.vn/Default.aspx?alias=hvtc.edu.vn/alumni)</w:t>
      </w:r>
    </w:p>
    <w:p w:rsidR="00000000" w:rsidDel="00000000" w:rsidP="00000000" w:rsidRDefault="00000000" w:rsidRPr="00000000" w14:paraId="00000054">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Chức năng hiện có: Tin tức, câu chuyện về cựu sinh viên</w:t>
      </w:r>
    </w:p>
    <w:p w:rsidR="00000000" w:rsidDel="00000000" w:rsidP="00000000" w:rsidRDefault="00000000" w:rsidRPr="00000000" w14:paraId="00000055">
      <w:pPr>
        <w:ind w:right="-45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6">
      <w:pPr>
        <w:ind w:right="-45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7">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Khảo sát fpt (https://alumni.fpt.edu.vn/welcome)</w:t>
      </w:r>
    </w:p>
    <w:p w:rsidR="00000000" w:rsidDel="00000000" w:rsidP="00000000" w:rsidRDefault="00000000" w:rsidRPr="00000000" w14:paraId="00000058">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Chức năng hiện có: </w:t>
      </w:r>
    </w:p>
    <w:p w:rsidR="00000000" w:rsidDel="00000000" w:rsidP="00000000" w:rsidRDefault="00000000" w:rsidRPr="00000000" w14:paraId="00000059">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Tìm kiếm cơ hội việc làm, đặc quyền cựu sinh viên</w:t>
      </w:r>
    </w:p>
    <w:p w:rsidR="00000000" w:rsidDel="00000000" w:rsidP="00000000" w:rsidRDefault="00000000" w:rsidRPr="00000000" w14:paraId="0000005A">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Tin tức và sự kiện </w:t>
      </w:r>
    </w:p>
    <w:p w:rsidR="00000000" w:rsidDel="00000000" w:rsidP="00000000" w:rsidRDefault="00000000" w:rsidRPr="00000000" w14:paraId="0000005B">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Mentorship và cộng đồng </w:t>
      </w:r>
    </w:p>
    <w:p w:rsidR="00000000" w:rsidDel="00000000" w:rsidP="00000000" w:rsidRDefault="00000000" w:rsidRPr="00000000" w14:paraId="0000005C">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05D">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Khảo sát rmit(https://www.rmit.edu.vn/alumni)</w:t>
      </w:r>
    </w:p>
    <w:p w:rsidR="00000000" w:rsidDel="00000000" w:rsidP="00000000" w:rsidRDefault="00000000" w:rsidRPr="00000000" w14:paraId="0000005E">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Chức năng hiện có:</w:t>
      </w:r>
    </w:p>
    <w:p w:rsidR="00000000" w:rsidDel="00000000" w:rsidP="00000000" w:rsidRDefault="00000000" w:rsidRPr="00000000" w14:paraId="0000005F">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Định hướng nghề nghiệp, alumni card để vào khuôn viên trường, offers &amp; benefit</w:t>
      </w:r>
    </w:p>
    <w:p w:rsidR="00000000" w:rsidDel="00000000" w:rsidP="00000000" w:rsidRDefault="00000000" w:rsidRPr="00000000" w14:paraId="00000060">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Alumni network</w:t>
      </w:r>
    </w:p>
    <w:p w:rsidR="00000000" w:rsidDel="00000000" w:rsidP="00000000" w:rsidRDefault="00000000" w:rsidRPr="00000000" w14:paraId="00000061">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Advisor board</w:t>
      </w:r>
    </w:p>
    <w:p w:rsidR="00000000" w:rsidDel="00000000" w:rsidP="00000000" w:rsidRDefault="00000000" w:rsidRPr="00000000" w14:paraId="00000062">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063">
      <w:pPr>
        <w:ind w:right="-450"/>
        <w:jc w:val="both"/>
        <w:rPr>
          <w:rFonts w:ascii="Roboto" w:cs="Roboto" w:eastAsia="Roboto" w:hAnsi="Roboto"/>
          <w:sz w:val="24"/>
          <w:szCs w:val="24"/>
        </w:rPr>
      </w:pPr>
      <w:r w:rsidDel="00000000" w:rsidR="00000000" w:rsidRPr="00000000">
        <w:rPr>
          <w:rFonts w:ascii="Andika" w:cs="Andika" w:eastAsia="Andika" w:hAnsi="Andika"/>
          <w:sz w:val="24"/>
          <w:szCs w:val="24"/>
          <w:rtl w:val="0"/>
        </w:rPr>
        <w:t xml:space="preserve">Khảo sát sư phạm HCM (https://alumni.hcmue.edu.vn)</w:t>
      </w:r>
    </w:p>
    <w:p w:rsidR="00000000" w:rsidDel="00000000" w:rsidP="00000000" w:rsidRDefault="00000000" w:rsidRPr="00000000" w14:paraId="00000064">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Chức năng hiện có: web chết</w:t>
      </w:r>
    </w:p>
    <w:p w:rsidR="00000000" w:rsidDel="00000000" w:rsidP="00000000" w:rsidRDefault="00000000" w:rsidRPr="00000000" w14:paraId="00000065">
      <w:pPr>
        <w:ind w:right="-45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6">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Khảo sát sư phạm kĩ thuật(https://alumni.hcmute.edu.vn/)</w:t>
      </w:r>
    </w:p>
    <w:p w:rsidR="00000000" w:rsidDel="00000000" w:rsidP="00000000" w:rsidRDefault="00000000" w:rsidRPr="00000000" w14:paraId="00000067">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Chức năng hiện có: Hoạt động, tin tức, mạng lưới cựu sinh viên, quét qr để xem list cựu sinh viên thành đạt</w:t>
      </w:r>
    </w:p>
    <w:p w:rsidR="00000000" w:rsidDel="00000000" w:rsidP="00000000" w:rsidRDefault="00000000" w:rsidRPr="00000000" w14:paraId="00000068">
      <w:pPr>
        <w:ind w:right="-45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9">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Khảo sát bách khoa đà nẵng(https://dut.udn.vn/EN/Alumni)</w:t>
      </w:r>
    </w:p>
    <w:p w:rsidR="00000000" w:rsidDel="00000000" w:rsidP="00000000" w:rsidRDefault="00000000" w:rsidRPr="00000000" w14:paraId="0000006A">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Chức năng hiện có: tin tức + sự kiện</w:t>
      </w:r>
    </w:p>
    <w:p w:rsidR="00000000" w:rsidDel="00000000" w:rsidP="00000000" w:rsidRDefault="00000000" w:rsidRPr="00000000" w14:paraId="0000006B">
      <w:pPr>
        <w:ind w:right="-45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C">
      <w:pPr>
        <w:ind w:right="-45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D">
      <w:pPr>
        <w:spacing w:after="0" w:before="0" w:lineRule="auto"/>
        <w:ind w:right="-45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6E">
      <w:pPr>
        <w:pStyle w:val="Heading2"/>
        <w:keepNext w:val="0"/>
        <w:keepLines w:val="0"/>
        <w:spacing w:after="0" w:before="200" w:lineRule="auto"/>
        <w:ind w:right="-450"/>
        <w:rPr>
          <w:rFonts w:ascii="Roboto" w:cs="Roboto" w:eastAsia="Roboto" w:hAnsi="Roboto"/>
          <w:b w:val="1"/>
          <w:bCs w:val="1"/>
          <w:color w:val="1c4587"/>
          <w:sz w:val="24"/>
          <w:szCs w:val="24"/>
        </w:rPr>
      </w:pPr>
      <w:bookmarkStart w:colFirst="0" w:colLast="0" w:name="_bvgui15hqd8i" w:id="2"/>
      <w:bookmarkEnd w:id="2"/>
      <w:r w:rsidDel="00000000" w:rsidR="00000000" w:rsidRPr="00000000">
        <w:rPr>
          <w:rFonts w:ascii="Andika" w:cs="Andika" w:eastAsia="Andika" w:hAnsi="Andika"/>
          <w:b w:val="1"/>
          <w:bCs w:val="1"/>
          <w:color w:val="1c4587"/>
          <w:sz w:val="24"/>
          <w:szCs w:val="24"/>
          <w:rtl w:val="0"/>
        </w:rPr>
        <w:t xml:space="preserve">1. Giới thiệu Trường/Khoa</w:t>
      </w:r>
    </w:p>
    <w:p w:rsidR="00000000" w:rsidDel="00000000" w:rsidP="00000000" w:rsidRDefault="00000000" w:rsidRPr="00000000" w14:paraId="0000006F">
      <w:pPr>
        <w:pStyle w:val="Heading3"/>
        <w:keepNext w:val="0"/>
        <w:keepLines w:val="0"/>
        <w:spacing w:before="0" w:lineRule="auto"/>
        <w:ind w:right="-450"/>
        <w:jc w:val="both"/>
        <w:rPr>
          <w:rFonts w:ascii="Roboto" w:cs="Roboto" w:eastAsia="Roboto" w:hAnsi="Roboto"/>
          <w:b w:val="1"/>
          <w:bCs w:val="1"/>
          <w:sz w:val="24"/>
          <w:szCs w:val="24"/>
        </w:rPr>
      </w:pPr>
      <w:bookmarkStart w:colFirst="0" w:colLast="0" w:name="_5yslp7d6wpf" w:id="3"/>
      <w:bookmarkEnd w:id="3"/>
      <w:r w:rsidDel="00000000" w:rsidR="00000000" w:rsidRPr="00000000">
        <w:rPr>
          <w:b w:val="1"/>
          <w:bCs w:val="1"/>
          <w:color w:val="000000"/>
          <w:sz w:val="24"/>
          <w:szCs w:val="24"/>
          <w:rtl w:val="0"/>
        </w:rPr>
        <w:t xml:space="preserve">Mô tả chính:</w:t>
      </w:r>
      <w:r w:rsidDel="00000000" w:rsidR="00000000" w:rsidRPr="00000000">
        <w:rPr>
          <w:sz w:val="24"/>
          <w:szCs w:val="24"/>
          <w:rtl w:val="0"/>
        </w:rPr>
        <w:t xml:space="preserve"> </w:t>
      </w:r>
      <w:r w:rsidDel="00000000" w:rsidR="00000000" w:rsidRPr="00000000">
        <w:rPr>
          <w:b w:val="0"/>
          <w:bCs w:val="0"/>
          <w:color w:val="000000"/>
          <w:sz w:val="24"/>
          <w:szCs w:val="24"/>
          <w:rtl w:val="0"/>
        </w:rPr>
        <w:t xml:space="preserve">Landing page giới thiệu trường/ các khoa cung cấp thông tin tổng quan về tổ chức, lịch sử, thành tựu và các hoạt động hiện tại. </w:t>
      </w:r>
      <w:r w:rsidDel="00000000" w:rsidR="00000000" w:rsidRPr="00000000">
        <w:rPr>
          <w:rtl w:val="0"/>
        </w:rPr>
      </w:r>
    </w:p>
    <w:p w:rsidR="00000000" w:rsidDel="00000000" w:rsidP="00000000" w:rsidRDefault="00000000" w:rsidRPr="00000000" w14:paraId="00000070">
      <w:pPr>
        <w:pStyle w:val="Heading3"/>
        <w:keepNext w:val="0"/>
        <w:keepLines w:val="0"/>
        <w:spacing w:before="0" w:lineRule="auto"/>
        <w:ind w:right="-450"/>
        <w:jc w:val="both"/>
        <w:rPr/>
      </w:pPr>
      <w:bookmarkStart w:colFirst="0" w:colLast="0" w:name="_tv4pnroyf6m1" w:id="4"/>
      <w:bookmarkEnd w:id="4"/>
      <w:r w:rsidDel="00000000" w:rsidR="00000000" w:rsidRPr="00000000">
        <w:rPr>
          <w:rtl w:val="0"/>
        </w:rPr>
        <w:t xml:space="preserve">Tính năng chi tiết</w:t>
      </w:r>
    </w:p>
    <w:p w:rsidR="00000000" w:rsidDel="00000000" w:rsidP="00000000" w:rsidRDefault="00000000" w:rsidRPr="00000000" w14:paraId="00000071">
      <w:pPr>
        <w:numPr>
          <w:ilvl w:val="0"/>
          <w:numId w:val="10"/>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Trang giới thiệu tổng quan: Lịch sử thành lập, sứ mệnh, tầm nhìn, giá trị cốt lõi</w:t>
      </w:r>
    </w:p>
    <w:p w:rsidR="00000000" w:rsidDel="00000000" w:rsidP="00000000" w:rsidRDefault="00000000" w:rsidRPr="00000000" w14:paraId="00000072">
      <w:pPr>
        <w:numPr>
          <w:ilvl w:val="0"/>
          <w:numId w:val="10"/>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Cơ cấu tổ chức: Sơ đồ tổ chức, ban lãnh đạo, khoa/bộ môn</w:t>
      </w:r>
    </w:p>
    <w:p w:rsidR="00000000" w:rsidDel="00000000" w:rsidP="00000000" w:rsidRDefault="00000000" w:rsidRPr="00000000" w14:paraId="00000073">
      <w:pPr>
        <w:numPr>
          <w:ilvl w:val="0"/>
          <w:numId w:val="10"/>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Timeline phát triển: Các mốc quan trọng trong lịch sử phát triển</w:t>
      </w:r>
    </w:p>
    <w:p w:rsidR="00000000" w:rsidDel="00000000" w:rsidP="00000000" w:rsidRDefault="00000000" w:rsidRPr="00000000" w14:paraId="00000074">
      <w:pPr>
        <w:numPr>
          <w:ilvl w:val="0"/>
          <w:numId w:val="10"/>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Thống kê sinh viên: Số liệu về sinh viên qua các năm, tỷ lệ tốt nghiệp, việc làm</w:t>
      </w:r>
    </w:p>
    <w:p w:rsidR="00000000" w:rsidDel="00000000" w:rsidP="00000000" w:rsidRDefault="00000000" w:rsidRPr="00000000" w14:paraId="00000075">
      <w:pPr>
        <w:numPr>
          <w:ilvl w:val="0"/>
          <w:numId w:val="10"/>
        </w:numPr>
        <w:pBdr>
          <w:top w:color="auto" w:space="0" w:sz="0" w:val="none"/>
          <w:bottom w:color="auto" w:space="0" w:sz="0" w:val="none"/>
          <w:between w:color="auto" w:space="0" w:sz="0" w:val="none"/>
        </w:pBdr>
        <w:ind w:left="720" w:right="-450" w:hanging="360"/>
        <w:jc w:val="both"/>
        <w:rPr/>
      </w:pPr>
      <w:r w:rsidDel="00000000" w:rsidR="00000000" w:rsidRPr="00000000">
        <w:rPr>
          <w:rFonts w:ascii="Andika" w:cs="Andika" w:eastAsia="Andika" w:hAnsi="Andika"/>
          <w:sz w:val="24"/>
          <w:szCs w:val="24"/>
          <w:rtl w:val="0"/>
        </w:rPr>
        <w:t xml:space="preserve">Campus virtual tour: Hình ảnh, video giới thiệu cơ sở vật chất</w:t>
      </w:r>
    </w:p>
    <w:p w:rsidR="00000000" w:rsidDel="00000000" w:rsidP="00000000" w:rsidRDefault="00000000" w:rsidRPr="00000000" w14:paraId="00000076">
      <w:pPr>
        <w:pStyle w:val="Heading2"/>
        <w:keepNext w:val="0"/>
        <w:keepLines w:val="0"/>
        <w:spacing w:after="80" w:lineRule="auto"/>
        <w:ind w:right="-450"/>
        <w:rPr/>
      </w:pPr>
      <w:bookmarkStart w:colFirst="0" w:colLast="0" w:name="_bxq6q4w3idn4" w:id="5"/>
      <w:bookmarkEnd w:id="5"/>
      <w:r w:rsidDel="00000000" w:rsidR="00000000" w:rsidRPr="00000000">
        <w:rPr>
          <w:rtl w:val="0"/>
        </w:rPr>
        <w:t xml:space="preserve">2</w:t>
      </w:r>
      <w:r w:rsidDel="00000000" w:rsidR="00000000" w:rsidRPr="00000000">
        <w:rPr>
          <w:rFonts w:ascii="Andika" w:cs="Andika" w:eastAsia="Andika" w:hAnsi="Andika"/>
          <w:b w:val="1"/>
          <w:bCs w:val="1"/>
          <w:sz w:val="24"/>
          <w:szCs w:val="24"/>
          <w:rtl w:val="0"/>
        </w:rPr>
        <w:t xml:space="preserve">. Thư viện Tri thức: </w:t>
      </w:r>
      <w:r w:rsidDel="00000000" w:rsidR="00000000" w:rsidRPr="00000000">
        <w:rPr>
          <w:rtl w:val="0"/>
        </w:rPr>
        <w:t xml:space="preserve">Forum + Chatbot</w:t>
      </w:r>
    </w:p>
    <w:p w:rsidR="00000000" w:rsidDel="00000000" w:rsidP="00000000" w:rsidRDefault="00000000" w:rsidRPr="00000000" w14:paraId="00000077">
      <w:pPr>
        <w:rPr>
          <w:b w:val="1"/>
          <w:bCs w:val="1"/>
        </w:rPr>
      </w:pPr>
      <w:r w:rsidDel="00000000" w:rsidR="00000000" w:rsidRPr="00000000">
        <w:rPr>
          <w:b w:val="1"/>
          <w:bCs w:val="1"/>
          <w:rtl w:val="0"/>
        </w:rPr>
        <w:t xml:space="preserve">Forum: Log-in feature</w:t>
      </w:r>
      <w:r w:rsidDel="00000000" w:rsidR="00000000" w:rsidRPr="00000000">
        <w:rPr>
          <w:rtl w:val="0"/>
        </w:rPr>
      </w:r>
    </w:p>
    <w:p w:rsidR="00000000" w:rsidDel="00000000" w:rsidP="00000000" w:rsidRDefault="00000000" w:rsidRPr="00000000" w14:paraId="00000078">
      <w:pPr>
        <w:pStyle w:val="Heading3"/>
        <w:keepNext w:val="0"/>
        <w:keepLines w:val="0"/>
        <w:spacing w:before="0" w:lineRule="auto"/>
        <w:ind w:right="-450"/>
        <w:jc w:val="both"/>
        <w:rPr>
          <w:b w:val="0"/>
          <w:bCs w:val="0"/>
        </w:rPr>
      </w:pPr>
      <w:bookmarkStart w:colFirst="0" w:colLast="0" w:name="_k7gk6656iog2" w:id="6"/>
      <w:bookmarkEnd w:id="6"/>
      <w:r w:rsidDel="00000000" w:rsidR="00000000" w:rsidRPr="00000000">
        <w:rPr>
          <w:rtl w:val="0"/>
        </w:rPr>
        <w:t xml:space="preserve">Mô tả chính: </w:t>
      </w:r>
      <w:r w:rsidDel="00000000" w:rsidR="00000000" w:rsidRPr="00000000">
        <w:rPr>
          <w:b w:val="0"/>
          <w:bCs w:val="0"/>
          <w:rtl w:val="0"/>
        </w:rPr>
        <w:t xml:space="preserve">Platform Q&amp;A chuyên nghiệp tương tự Stack Overflow/ hay ý tưởng từ Voz, cho phép alumni chia sẻ kiến thức và kinh nghiệm. Hệ thống reputation khuyến khích đóng góp chất lượng cao.</w:t>
      </w:r>
    </w:p>
    <w:p w:rsidR="00000000" w:rsidDel="00000000" w:rsidP="00000000" w:rsidRDefault="00000000" w:rsidRPr="00000000" w14:paraId="00000079">
      <w:pPr>
        <w:pStyle w:val="Heading3"/>
        <w:keepNext w:val="0"/>
        <w:keepLines w:val="0"/>
        <w:spacing w:after="80" w:lineRule="auto"/>
        <w:ind w:right="-450"/>
        <w:jc w:val="both"/>
        <w:rPr/>
      </w:pPr>
      <w:bookmarkStart w:colFirst="0" w:colLast="0" w:name="_8fqn5ivxz6jy" w:id="7"/>
      <w:bookmarkEnd w:id="7"/>
      <w:r w:rsidDel="00000000" w:rsidR="00000000" w:rsidRPr="00000000">
        <w:rPr>
          <w:rtl w:val="0"/>
        </w:rPr>
        <w:t xml:space="preserve">Tính năng chi tiết</w:t>
      </w:r>
    </w:p>
    <w:p w:rsidR="00000000" w:rsidDel="00000000" w:rsidP="00000000" w:rsidRDefault="00000000" w:rsidRPr="00000000" w14:paraId="0000007A">
      <w:pPr>
        <w:numPr>
          <w:ilvl w:val="0"/>
          <w:numId w:val="4"/>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Categorized Q&amp;A: Phân loại theo chủ đề, ngành nghề, kỹ năng</w:t>
      </w:r>
    </w:p>
    <w:p w:rsidR="00000000" w:rsidDel="00000000" w:rsidP="00000000" w:rsidRDefault="00000000" w:rsidRPr="00000000" w14:paraId="0000007B">
      <w:pPr>
        <w:numPr>
          <w:ilvl w:val="0"/>
          <w:numId w:val="4"/>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Advanced search: Tìm kiếm theo keyword, tag, tác giả, reputation</w:t>
      </w:r>
    </w:p>
    <w:p w:rsidR="00000000" w:rsidDel="00000000" w:rsidP="00000000" w:rsidRDefault="00000000" w:rsidRPr="00000000" w14:paraId="0000007C">
      <w:pPr>
        <w:numPr>
          <w:ilvl w:val="0"/>
          <w:numId w:val="4"/>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Expert badges: Huy hiệu chuyên môn dựa trên reputation và contributions</w:t>
      </w:r>
      <w:r w:rsidDel="00000000" w:rsidR="00000000" w:rsidRPr="00000000">
        <w:rPr>
          <w:rFonts w:ascii="Roboto" w:cs="Roboto" w:eastAsia="Roboto" w:hAnsi="Roboto"/>
          <w:sz w:val="24"/>
          <w:szCs w:val="24"/>
          <w:rtl w:val="0"/>
        </w:rPr>
        <w:t xml:space="preserve"> (Cân nhắc thêm)</w:t>
      </w:r>
    </w:p>
    <w:p w:rsidR="00000000" w:rsidDel="00000000" w:rsidP="00000000" w:rsidRDefault="00000000" w:rsidRPr="00000000" w14:paraId="0000007D">
      <w:pPr>
        <w:numPr>
          <w:ilvl w:val="0"/>
          <w:numId w:val="4"/>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Moderation tools: Vote to close, flag inappropriate content</w:t>
      </w:r>
      <w:r w:rsidDel="00000000" w:rsidR="00000000" w:rsidRPr="00000000">
        <w:rPr>
          <w:rtl w:val="0"/>
        </w:rPr>
      </w:r>
    </w:p>
    <w:p w:rsidR="00000000" w:rsidDel="00000000" w:rsidP="00000000" w:rsidRDefault="00000000" w:rsidRPr="00000000" w14:paraId="0000007E">
      <w:pPr>
        <w:numPr>
          <w:ilvl w:val="0"/>
          <w:numId w:val="4"/>
        </w:numPr>
        <w:pBdr>
          <w:top w:color="auto" w:space="0" w:sz="0" w:val="none"/>
          <w:bottom w:color="auto" w:space="0" w:sz="0" w:val="none"/>
          <w:between w:color="auto" w:space="0" w:sz="0" w:val="none"/>
        </w:pBdr>
        <w:ind w:left="720" w:right="-450" w:hanging="360"/>
        <w:jc w:val="both"/>
        <w:rPr/>
      </w:pPr>
      <w:r w:rsidDel="00000000" w:rsidR="00000000" w:rsidRPr="00000000">
        <w:rPr>
          <w:rFonts w:ascii="Andika" w:cs="Andika" w:eastAsia="Andika" w:hAnsi="Andika"/>
          <w:sz w:val="24"/>
          <w:szCs w:val="24"/>
          <w:rtl w:val="0"/>
        </w:rPr>
        <w:t xml:space="preserve">Best answer marking: Người hỏi có thể chọn câu trả lời hay nhất</w:t>
      </w:r>
    </w:p>
    <w:p w:rsidR="00000000" w:rsidDel="00000000" w:rsidP="00000000" w:rsidRDefault="00000000" w:rsidRPr="00000000" w14:paraId="0000007F">
      <w:pPr>
        <w:numPr>
          <w:ilvl w:val="0"/>
          <w:numId w:val="4"/>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Tag system: Tags cho từng lĩnh vực chuyên môn</w:t>
      </w:r>
    </w:p>
    <w:p w:rsidR="00000000" w:rsidDel="00000000" w:rsidP="00000000" w:rsidRDefault="00000000" w:rsidRPr="00000000" w14:paraId="00000080">
      <w:pPr>
        <w:numPr>
          <w:ilvl w:val="0"/>
          <w:numId w:val="4"/>
        </w:numPr>
        <w:pBdr>
          <w:top w:color="auto" w:space="0" w:sz="0" w:val="none"/>
          <w:bottom w:color="auto" w:space="0" w:sz="0" w:val="none"/>
          <w:between w:color="auto" w:space="0" w:sz="0" w:val="none"/>
        </w:pBdr>
        <w:ind w:left="720" w:right="-45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Emotions on comments/ questions</w:t>
      </w:r>
    </w:p>
    <w:p w:rsidR="00000000" w:rsidDel="00000000" w:rsidP="00000000" w:rsidRDefault="00000000" w:rsidRPr="00000000" w14:paraId="00000081">
      <w:pPr>
        <w:pBdr>
          <w:top w:color="auto" w:space="0" w:sz="0" w:val="none"/>
          <w:bottom w:color="auto" w:space="0" w:sz="0" w:val="none"/>
          <w:between w:color="auto" w:space="0" w:sz="0" w:val="none"/>
        </w:pBdr>
        <w:ind w:left="0" w:right="-45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2">
      <w:pPr>
        <w:pBdr>
          <w:top w:color="auto" w:space="0" w:sz="0" w:val="none"/>
          <w:bottom w:color="auto" w:space="0" w:sz="0" w:val="none"/>
          <w:between w:color="auto" w:space="0" w:sz="0" w:val="none"/>
        </w:pBdr>
        <w:ind w:left="0" w:right="-450"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Chatbot: open for everyone</w:t>
      </w:r>
    </w:p>
    <w:p w:rsidR="00000000" w:rsidDel="00000000" w:rsidP="00000000" w:rsidRDefault="00000000" w:rsidRPr="00000000" w14:paraId="00000083">
      <w:pPr>
        <w:pStyle w:val="Heading3"/>
        <w:keepNext w:val="0"/>
        <w:keepLines w:val="0"/>
        <w:ind w:right="-450"/>
        <w:jc w:val="both"/>
        <w:rPr>
          <w:b w:val="0"/>
          <w:bCs w:val="0"/>
        </w:rPr>
      </w:pPr>
      <w:bookmarkStart w:colFirst="0" w:colLast="0" w:name="_da1jkczdql1o" w:id="8"/>
      <w:bookmarkEnd w:id="8"/>
      <w:r w:rsidDel="00000000" w:rsidR="00000000" w:rsidRPr="00000000">
        <w:rPr>
          <w:rtl w:val="0"/>
        </w:rPr>
        <w:t xml:space="preserve">Mô tả chính: </w:t>
      </w:r>
      <w:r w:rsidDel="00000000" w:rsidR="00000000" w:rsidRPr="00000000">
        <w:rPr>
          <w:b w:val="0"/>
          <w:bCs w:val="0"/>
          <w:rtl w:val="0"/>
        </w:rPr>
        <w:t xml:space="preserve">Chatbot giải đáp những thông tin cho sinh viên và tân sinh viên, những người quan tâm đến trường/ khoa.</w:t>
      </w:r>
    </w:p>
    <w:p w:rsidR="00000000" w:rsidDel="00000000" w:rsidP="00000000" w:rsidRDefault="00000000" w:rsidRPr="00000000" w14:paraId="00000084">
      <w:pPr>
        <w:pStyle w:val="Heading3"/>
        <w:keepNext w:val="0"/>
        <w:keepLines w:val="0"/>
        <w:ind w:right="-450"/>
        <w:jc w:val="both"/>
        <w:rPr>
          <w:ins w:author="Ngân Thu" w:id="0" w:date="2025-10-21T09:44:31Z"/>
          <w:b w:val="0"/>
          <w:bCs w:val="0"/>
        </w:rPr>
      </w:pPr>
      <w:r w:rsidDel="00000000" w:rsidR="00000000" w:rsidRPr="00000000">
        <w:rPr>
          <w:rtl w:val="0"/>
        </w:rPr>
        <w:t xml:space="preserve">Cơ sở cho tính năng: </w:t>
      </w:r>
      <w:r w:rsidDel="00000000" w:rsidR="00000000" w:rsidRPr="00000000">
        <w:rPr>
          <w:b w:val="0"/>
          <w:bCs w:val="0"/>
          <w:rtl w:val="0"/>
        </w:rPr>
        <w:t xml:space="preserve">Các fb gr cộng đồng sinh viên có nhiều người tham gia, đăng post thắc mắc thường xuyên, những không có khả năng respone gần nhưu realtime. + thông tin chưa được xác thực. Có những topic nhạy cảm khó chia sẻ -&gt; forum.</w:t>
      </w:r>
      <w:ins w:author="Ngân Thu" w:id="0" w:date="2025-10-21T09:44:31Z">
        <w:bookmarkStart w:colFirst="0" w:colLast="0" w:name="_l4ifzkpbdlp6" w:id="9"/>
        <w:bookmarkEnd w:id="9"/>
        <w:r w:rsidDel="00000000" w:rsidR="00000000" w:rsidRPr="00000000">
          <w:rPr>
            <w:rtl w:val="0"/>
          </w:rPr>
        </w:r>
      </w:ins>
    </w:p>
    <w:p w:rsidR="00000000" w:rsidDel="00000000" w:rsidP="00000000" w:rsidRDefault="00000000" w:rsidRPr="00000000" w14:paraId="00000085">
      <w:pPr>
        <w:pStyle w:val="Heading2"/>
        <w:keepNext w:val="0"/>
        <w:keepLines w:val="0"/>
        <w:spacing w:after="80" w:lineRule="auto"/>
        <w:rPr>
          <w:ins w:author="Ngân Thu" w:id="0" w:date="2025-10-21T09:44:31Z"/>
          <w:rPrChange w:author="Ngân Thu" w:id="1" w:date="2025-10-21T09:44:31Z">
            <w:rPr>
              <w:b w:val="0"/>
              <w:bCs w:val="0"/>
            </w:rPr>
          </w:rPrChange>
        </w:rPr>
      </w:pPr>
      <w:ins w:author="Ngân Thu" w:id="0" w:date="2025-10-21T09:44:31Z">
        <w:bookmarkStart w:colFirst="0" w:colLast="0" w:name="_3ueihewuy1w1" w:id="10"/>
        <w:bookmarkEnd w:id="10"/>
        <w:r w:rsidDel="00000000" w:rsidR="00000000" w:rsidRPr="00000000">
          <w:rPr>
            <w:rtl w:val="0"/>
            <w:rPrChange w:author="Ngân Thu" w:id="1" w:date="2025-10-21T09:44:31Z">
              <w:rPr>
                <w:b w:val="0"/>
                <w:bCs w:val="0"/>
              </w:rPr>
            </w:rPrChange>
          </w:rPr>
          <w:t xml:space="preserve">2.1</w:t>
        </w:r>
        <w:r w:rsidDel="00000000" w:rsidR="00000000" w:rsidRPr="00000000">
          <w:rPr>
            <w:rtl w:val="0"/>
            <w:rPrChange w:author="Ngân Thu" w:id="1" w:date="2025-10-21T09:44:31Z">
              <w:rPr>
                <w:b w:val="0"/>
                <w:bCs w:val="0"/>
              </w:rPr>
            </w:rPrChange>
          </w:rPr>
          <w:t xml:space="preserve">. Search (cho Forum)</w:t>
        </w:r>
      </w:ins>
    </w:p>
    <w:p w:rsidR="00000000" w:rsidDel="00000000" w:rsidP="00000000" w:rsidRDefault="00000000" w:rsidRPr="00000000" w14:paraId="00000086">
      <w:pPr>
        <w:pStyle w:val="Heading3"/>
        <w:keepNext w:val="0"/>
        <w:keepLines w:val="0"/>
        <w:ind w:right="-450"/>
        <w:jc w:val="both"/>
        <w:rPr>
          <w:ins w:author="Ngân Thu" w:id="0" w:date="2025-10-21T09:44:31Z"/>
          <w:b w:val="0"/>
          <w:bCs w:val="0"/>
          <w:rPrChange w:author="Ngân Thu" w:id="1" w:date="2025-10-21T09:44:31Z">
            <w:rPr>
              <w:b w:val="0"/>
              <w:bCs w:val="0"/>
            </w:rPr>
          </w:rPrChange>
        </w:rPr>
      </w:pPr>
      <w:ins w:author="Ngân Thu" w:id="0" w:date="2025-10-21T09:44:31Z">
        <w:bookmarkStart w:colFirst="0" w:colLast="0" w:name="_pqmzb6yocrva" w:id="11"/>
        <w:bookmarkEnd w:id="11"/>
        <w:r w:rsidDel="00000000" w:rsidR="00000000" w:rsidRPr="00000000">
          <w:rPr>
            <w:rtl w:val="0"/>
            <w:rPrChange w:author="Ngân Thu" w:id="1" w:date="2025-10-21T09:44:31Z">
              <w:rPr>
                <w:b w:val="0"/>
                <w:bCs w:val="0"/>
              </w:rPr>
            </w:rPrChange>
          </w:rPr>
          <w:t xml:space="preserve">Mô tả chính: </w:t>
        </w:r>
        <w:r w:rsidDel="00000000" w:rsidR="00000000" w:rsidRPr="00000000">
          <w:rPr>
            <w:b w:val="0"/>
            <w:bCs w:val="0"/>
            <w:rtl w:val="0"/>
            <w:rPrChange w:author="Ngân Thu" w:id="1" w:date="2025-10-21T09:44:31Z">
              <w:rPr>
                <w:b w:val="0"/>
                <w:bCs w:val="0"/>
              </w:rPr>
            </w:rPrChange>
          </w:rPr>
          <w:t xml:space="preserve">Công cụ tìm kiếm thông minh toàn hệ thống.</w:t>
        </w:r>
      </w:ins>
    </w:p>
    <w:p w:rsidR="00000000" w:rsidDel="00000000" w:rsidP="00000000" w:rsidRDefault="00000000" w:rsidRPr="00000000" w14:paraId="00000087">
      <w:pPr>
        <w:pStyle w:val="Heading3"/>
        <w:keepNext w:val="0"/>
        <w:keepLines w:val="0"/>
        <w:ind w:right="-450"/>
        <w:jc w:val="both"/>
        <w:rPr>
          <w:ins w:author="Ngân Thu" w:id="0" w:date="2025-10-21T09:44:31Z"/>
          <w:rPrChange w:author="Ngân Thu" w:id="1" w:date="2025-10-21T09:44:31Z">
            <w:rPr>
              <w:b w:val="0"/>
              <w:bCs w:val="0"/>
            </w:rPr>
          </w:rPrChange>
        </w:rPr>
      </w:pPr>
      <w:ins w:author="Ngân Thu" w:id="0" w:date="2025-10-21T09:44:31Z">
        <w:bookmarkStart w:colFirst="0" w:colLast="0" w:name="_yima2z8vjy3" w:id="12"/>
        <w:bookmarkEnd w:id="12"/>
        <w:r w:rsidDel="00000000" w:rsidR="00000000" w:rsidRPr="00000000">
          <w:rPr>
            <w:rtl w:val="0"/>
            <w:rPrChange w:author="Ngân Thu" w:id="1" w:date="2025-10-21T09:44:31Z">
              <w:rPr>
                <w:b w:val="0"/>
                <w:bCs w:val="0"/>
              </w:rPr>
            </w:rPrChange>
          </w:rPr>
          <w:t xml:space="preserve">Tính năng chi tiết</w:t>
        </w:r>
      </w:ins>
    </w:p>
    <w:p w:rsidR="00000000" w:rsidDel="00000000" w:rsidP="00000000" w:rsidRDefault="00000000" w:rsidRPr="00000000" w14:paraId="00000088">
      <w:pPr>
        <w:numPr>
          <w:ilvl w:val="0"/>
          <w:numId w:val="3"/>
        </w:numPr>
        <w:pBdr>
          <w:top w:color="auto" w:space="0" w:sz="0" w:val="none"/>
          <w:bottom w:color="auto" w:space="0" w:sz="0" w:val="none"/>
          <w:between w:color="auto" w:space="0" w:sz="0" w:val="none"/>
        </w:pBdr>
        <w:ind w:left="720" w:right="-450" w:hanging="360"/>
        <w:jc w:val="both"/>
        <w:rPr>
          <w:ins w:author="Ngân Thu" w:id="0" w:date="2025-10-21T09:44:31Z"/>
        </w:rPr>
      </w:pPr>
      <w:ins w:author="Ngân Thu" w:id="0" w:date="2025-10-21T09:44:31Z">
        <w:r w:rsidDel="00000000" w:rsidR="00000000" w:rsidRPr="00000000">
          <w:rPr>
            <w:rFonts w:ascii="Roboto" w:cs="Roboto" w:eastAsia="Roboto" w:hAnsi="Roboto"/>
            <w:sz w:val="24"/>
            <w:szCs w:val="24"/>
            <w:rtl w:val="0"/>
            <w:rPrChange w:author="Ngân Thu" w:id="1" w:date="2025-10-21T09:44:31Z">
              <w:rPr>
                <w:b w:val="0"/>
                <w:bCs w:val="0"/>
              </w:rPr>
            </w:rPrChange>
          </w:rPr>
          <w:t xml:space="preserve">Global search: Tìm kiếm trên tất cả content: posts, users, events, Q&amp;A</w:t>
        </w:r>
      </w:ins>
    </w:p>
    <w:p w:rsidR="00000000" w:rsidDel="00000000" w:rsidP="00000000" w:rsidRDefault="00000000" w:rsidRPr="00000000" w14:paraId="00000089">
      <w:pPr>
        <w:numPr>
          <w:ilvl w:val="0"/>
          <w:numId w:val="3"/>
        </w:numPr>
        <w:pBdr>
          <w:top w:color="auto" w:space="0" w:sz="0" w:val="none"/>
          <w:bottom w:color="auto" w:space="0" w:sz="0" w:val="none"/>
          <w:between w:color="auto" w:space="0" w:sz="0" w:val="none"/>
        </w:pBdr>
        <w:ind w:left="720" w:right="-450" w:hanging="360"/>
        <w:jc w:val="both"/>
        <w:rPr>
          <w:ins w:author="Ngân Thu" w:id="0" w:date="2025-10-21T09:44:31Z"/>
        </w:rPr>
      </w:pPr>
      <w:ins w:author="Ngân Thu" w:id="0" w:date="2025-10-21T09:44:31Z">
        <w:r w:rsidDel="00000000" w:rsidR="00000000" w:rsidRPr="00000000">
          <w:rPr>
            <w:rFonts w:ascii="Roboto" w:cs="Roboto" w:eastAsia="Roboto" w:hAnsi="Roboto"/>
            <w:sz w:val="24"/>
            <w:szCs w:val="24"/>
            <w:rtl w:val="0"/>
            <w:rPrChange w:author="Ngân Thu" w:id="1" w:date="2025-10-21T09:44:31Z">
              <w:rPr>
                <w:b w:val="0"/>
                <w:bCs w:val="0"/>
              </w:rPr>
            </w:rPrChange>
          </w:rPr>
          <w:t xml:space="preserve">Advanced filters: Lọc theo time range, content type, author, tags</w:t>
        </w:r>
      </w:ins>
    </w:p>
    <w:p w:rsidR="00000000" w:rsidDel="00000000" w:rsidP="00000000" w:rsidRDefault="00000000" w:rsidRPr="00000000" w14:paraId="0000008A">
      <w:pPr>
        <w:numPr>
          <w:ilvl w:val="0"/>
          <w:numId w:val="3"/>
        </w:numPr>
        <w:pBdr>
          <w:top w:color="auto" w:space="0" w:sz="0" w:val="none"/>
          <w:bottom w:color="auto" w:space="0" w:sz="0" w:val="none"/>
          <w:between w:color="auto" w:space="0" w:sz="0" w:val="none"/>
        </w:pBdr>
        <w:ind w:left="720" w:right="-450" w:hanging="360"/>
        <w:jc w:val="both"/>
        <w:rPr>
          <w:ins w:author="Ngân Thu" w:id="0" w:date="2025-10-21T09:44:31Z"/>
        </w:rPr>
      </w:pPr>
      <w:ins w:author="Ngân Thu" w:id="0" w:date="2025-10-21T09:44:31Z">
        <w:r w:rsidDel="00000000" w:rsidR="00000000" w:rsidRPr="00000000">
          <w:rPr>
            <w:rFonts w:ascii="Roboto" w:cs="Roboto" w:eastAsia="Roboto" w:hAnsi="Roboto"/>
            <w:sz w:val="24"/>
            <w:szCs w:val="24"/>
            <w:rtl w:val="0"/>
            <w:rPrChange w:author="Ngân Thu" w:id="1" w:date="2025-10-21T09:44:31Z">
              <w:rPr>
                <w:b w:val="0"/>
                <w:bCs w:val="0"/>
              </w:rPr>
            </w:rPrChange>
          </w:rPr>
          <w:t xml:space="preserve">Search history: Lưu lịch sử tìm kiếm của user</w:t>
        </w:r>
      </w:ins>
    </w:p>
    <w:p w:rsidR="00000000" w:rsidDel="00000000" w:rsidP="00000000" w:rsidRDefault="00000000" w:rsidRPr="00000000" w14:paraId="0000008B">
      <w:pPr>
        <w:numPr>
          <w:ilvl w:val="0"/>
          <w:numId w:val="3"/>
        </w:numPr>
        <w:pBdr>
          <w:top w:color="auto" w:space="0" w:sz="0" w:val="none"/>
          <w:bottom w:color="auto" w:space="0" w:sz="0" w:val="none"/>
          <w:between w:color="auto" w:space="0" w:sz="0" w:val="none"/>
        </w:pBdr>
        <w:ind w:left="720" w:right="-450" w:hanging="360"/>
        <w:jc w:val="both"/>
        <w:rPr>
          <w:ins w:author="Ngân Thu" w:id="0" w:date="2025-10-21T09:44:31Z"/>
        </w:rPr>
      </w:pPr>
      <w:ins w:author="Ngân Thu" w:id="0" w:date="2025-10-21T09:44:31Z">
        <w:r w:rsidDel="00000000" w:rsidR="00000000" w:rsidRPr="00000000">
          <w:rPr>
            <w:rFonts w:ascii="Roboto" w:cs="Roboto" w:eastAsia="Roboto" w:hAnsi="Roboto"/>
            <w:sz w:val="24"/>
            <w:szCs w:val="24"/>
            <w:rtl w:val="0"/>
            <w:rPrChange w:author="Ngân Thu" w:id="1" w:date="2025-10-21T09:44:31Z">
              <w:rPr>
                <w:b w:val="0"/>
                <w:bCs w:val="0"/>
              </w:rPr>
            </w:rPrChange>
          </w:rPr>
          <w:t xml:space="preserve">Saved searches: Lưu các query phổ biến để tìm nhanh</w:t>
        </w:r>
      </w:ins>
    </w:p>
    <w:p w:rsidR="00000000" w:rsidDel="00000000" w:rsidP="00000000" w:rsidRDefault="00000000" w:rsidRPr="00000000" w14:paraId="0000008C">
      <w:pPr>
        <w:numPr>
          <w:ilvl w:val="0"/>
          <w:numId w:val="3"/>
        </w:numPr>
        <w:pBdr>
          <w:top w:color="auto" w:space="0" w:sz="0" w:val="none"/>
          <w:bottom w:color="auto" w:space="0" w:sz="0" w:val="none"/>
          <w:between w:color="auto" w:space="0" w:sz="0" w:val="none"/>
        </w:pBdr>
        <w:ind w:left="720" w:right="-450" w:hanging="360"/>
        <w:jc w:val="both"/>
        <w:rPr>
          <w:ins w:author="Ngân Thu" w:id="0" w:date="2025-10-21T09:44:31Z"/>
        </w:rPr>
      </w:pPr>
      <w:ins w:author="Ngân Thu" w:id="0" w:date="2025-10-21T09:44:31Z">
        <w:r w:rsidDel="00000000" w:rsidR="00000000" w:rsidRPr="00000000">
          <w:rPr>
            <w:rFonts w:ascii="Roboto" w:cs="Roboto" w:eastAsia="Roboto" w:hAnsi="Roboto"/>
            <w:sz w:val="24"/>
            <w:szCs w:val="24"/>
            <w:rtl w:val="0"/>
            <w:rPrChange w:author="Ngân Thu" w:id="1" w:date="2025-10-21T09:44:31Z">
              <w:rPr>
                <w:b w:val="0"/>
                <w:bCs w:val="0"/>
              </w:rPr>
            </w:rPrChange>
          </w:rPr>
          <w:t xml:space="preserve">Elasticsearch integration: Sử dụng search engine chuyên nghiệp</w:t>
        </w:r>
      </w:ins>
    </w:p>
    <w:p w:rsidR="00000000" w:rsidDel="00000000" w:rsidP="00000000" w:rsidRDefault="00000000" w:rsidRPr="00000000" w14:paraId="0000008D">
      <w:pPr>
        <w:numPr>
          <w:ilvl w:val="0"/>
          <w:numId w:val="3"/>
        </w:numPr>
        <w:pBdr>
          <w:top w:color="auto" w:space="0" w:sz="0" w:val="none"/>
          <w:bottom w:color="auto" w:space="0" w:sz="0" w:val="none"/>
          <w:between w:color="auto" w:space="0" w:sz="0" w:val="none"/>
        </w:pBdr>
        <w:ind w:left="720" w:right="-450" w:hanging="360"/>
        <w:jc w:val="both"/>
        <w:rPr>
          <w:ins w:author="Ngân Thu" w:id="0" w:date="2025-10-21T09:44:31Z"/>
        </w:rPr>
      </w:pPr>
      <w:ins w:author="Ngân Thu" w:id="0" w:date="2025-10-21T09:44:31Z">
        <w:r w:rsidDel="00000000" w:rsidR="00000000" w:rsidRPr="00000000">
          <w:rPr>
            <w:rFonts w:ascii="Roboto" w:cs="Roboto" w:eastAsia="Roboto" w:hAnsi="Roboto"/>
            <w:sz w:val="24"/>
            <w:szCs w:val="24"/>
            <w:rtl w:val="0"/>
            <w:rPrChange w:author="Ngân Thu" w:id="1" w:date="2025-10-21T09:44:31Z">
              <w:rPr>
                <w:b w:val="0"/>
                <w:bCs w:val="0"/>
              </w:rPr>
            </w:rPrChange>
          </w:rPr>
          <w:t xml:space="preserve">Fuzzy search: Tìm kiếm tương đối với typos và variations</w:t>
        </w:r>
      </w:ins>
    </w:p>
    <w:p w:rsidR="00000000" w:rsidDel="00000000" w:rsidP="00000000" w:rsidRDefault="00000000" w:rsidRPr="00000000" w14:paraId="0000008E">
      <w:pPr>
        <w:numPr>
          <w:ilvl w:val="0"/>
          <w:numId w:val="3"/>
        </w:numPr>
        <w:pBdr>
          <w:top w:color="auto" w:space="0" w:sz="0" w:val="none"/>
          <w:bottom w:color="auto" w:space="0" w:sz="0" w:val="none"/>
          <w:between w:color="auto" w:space="0" w:sz="0" w:val="none"/>
        </w:pBdr>
        <w:ind w:left="720" w:right="-450" w:hanging="360"/>
        <w:jc w:val="both"/>
        <w:rPr>
          <w:ins w:author="Ngân Thu" w:id="0" w:date="2025-10-21T09:44:31Z"/>
        </w:rPr>
      </w:pPr>
      <w:ins w:author="Ngân Thu" w:id="0" w:date="2025-10-21T09:44:31Z">
        <w:r w:rsidDel="00000000" w:rsidR="00000000" w:rsidRPr="00000000">
          <w:rPr>
            <w:rFonts w:ascii="Roboto" w:cs="Roboto" w:eastAsia="Roboto" w:hAnsi="Roboto"/>
            <w:sz w:val="24"/>
            <w:szCs w:val="24"/>
            <w:rtl w:val="0"/>
            <w:rPrChange w:author="Ngân Thu" w:id="1" w:date="2025-10-21T09:44:31Z">
              <w:rPr>
                <w:b w:val="0"/>
                <w:bCs w:val="0"/>
              </w:rPr>
            </w:rPrChange>
          </w:rPr>
          <w:t xml:space="preserve">Search analytics: Thống kê từ khóa phổ biến, trending topics</w:t>
        </w:r>
      </w:ins>
    </w:p>
    <w:p w:rsidR="00000000" w:rsidDel="00000000" w:rsidP="00000000" w:rsidRDefault="00000000" w:rsidRPr="00000000" w14:paraId="0000008F">
      <w:pPr>
        <w:rPr>
          <w:rPrChange w:author="Ngân Thu" w:id="1" w:date="2025-10-21T09:44:31Z">
            <w:rPr>
              <w:b w:val="0"/>
              <w:bCs w:val="0"/>
            </w:rPr>
          </w:rPrChange>
        </w:rPr>
        <w:pPrChange w:author="Ngân Thu" w:id="0" w:date="2025-10-21T09:44:31Z">
          <w:pPr>
            <w:pStyle w:val="Heading3"/>
            <w:keepNext w:val="0"/>
            <w:keepLines w:val="0"/>
            <w:ind w:right="-450"/>
            <w:jc w:val="both"/>
          </w:pPr>
        </w:pPrChange>
      </w:pPr>
      <w:bookmarkStart w:colFirst="0" w:colLast="0" w:name="_l4ifzkpbdlp6" w:id="9"/>
      <w:bookmarkEnd w:id="9"/>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ind w:right="-450"/>
        <w:rPr>
          <w:rFonts w:ascii="Roboto" w:cs="Roboto" w:eastAsia="Roboto" w:hAnsi="Roboto"/>
          <w:b w:val="1"/>
          <w:bCs w:val="1"/>
          <w:sz w:val="24"/>
          <w:szCs w:val="24"/>
        </w:rPr>
      </w:pPr>
      <w:bookmarkStart w:colFirst="0" w:colLast="0" w:name="_ffxmkg9iyyxf" w:id="13"/>
      <w:bookmarkEnd w:id="13"/>
      <w:r w:rsidDel="00000000" w:rsidR="00000000" w:rsidRPr="00000000">
        <w:rPr>
          <w:rtl w:val="0"/>
        </w:rPr>
        <w:t xml:space="preserve">3</w:t>
      </w:r>
      <w:r w:rsidDel="00000000" w:rsidR="00000000" w:rsidRPr="00000000">
        <w:rPr>
          <w:rFonts w:ascii="Roboto" w:cs="Roboto" w:eastAsia="Roboto" w:hAnsi="Roboto"/>
          <w:b w:val="1"/>
          <w:bCs w:val="1"/>
          <w:sz w:val="24"/>
          <w:szCs w:val="24"/>
          <w:rtl w:val="0"/>
        </w:rPr>
        <w:t xml:space="preserve">. Fund Raising (Quản lý các quỹ khuyến học do Cựu sinh viên đóng góp) - </w:t>
      </w:r>
      <w:r w:rsidDel="00000000" w:rsidR="00000000" w:rsidRPr="00000000">
        <w:rPr>
          <w:rtl w:val="0"/>
        </w:rPr>
        <w:t xml:space="preserve">UEH Alumni</w:t>
      </w:r>
      <w:r w:rsidDel="00000000" w:rsidR="00000000" w:rsidRPr="00000000">
        <w:rPr>
          <w:rtl w:val="0"/>
        </w:rPr>
      </w:r>
    </w:p>
    <w:p w:rsidR="00000000" w:rsidDel="00000000" w:rsidP="00000000" w:rsidRDefault="00000000" w:rsidRPr="00000000" w14:paraId="00000092">
      <w:pPr>
        <w:pStyle w:val="Heading3"/>
        <w:keepNext w:val="0"/>
        <w:keepLines w:val="0"/>
        <w:spacing w:after="80" w:before="0" w:lineRule="auto"/>
        <w:ind w:right="-450"/>
        <w:jc w:val="both"/>
        <w:rPr>
          <w:b w:val="0"/>
          <w:bCs w:val="0"/>
        </w:rPr>
      </w:pPr>
      <w:bookmarkStart w:colFirst="0" w:colLast="0" w:name="_18xbfh89wwv4" w:id="14"/>
      <w:bookmarkEnd w:id="14"/>
      <w:r w:rsidDel="00000000" w:rsidR="00000000" w:rsidRPr="00000000">
        <w:rPr>
          <w:rtl w:val="0"/>
        </w:rPr>
        <w:t xml:space="preserve">Mô tả chính: </w:t>
      </w:r>
      <w:r w:rsidDel="00000000" w:rsidR="00000000" w:rsidRPr="00000000">
        <w:rPr>
          <w:b w:val="0"/>
          <w:bCs w:val="0"/>
          <w:rtl w:val="0"/>
        </w:rPr>
        <w:t xml:space="preserve">Nền tảng gây quỹ cho các dự án của trường/khoa và cá nhân alumni. </w:t>
      </w:r>
    </w:p>
    <w:p w:rsidR="00000000" w:rsidDel="00000000" w:rsidP="00000000" w:rsidRDefault="00000000" w:rsidRPr="00000000" w14:paraId="00000093">
      <w:pPr>
        <w:pStyle w:val="Heading3"/>
        <w:keepNext w:val="0"/>
        <w:keepLines w:val="0"/>
        <w:spacing w:before="0" w:lineRule="auto"/>
        <w:ind w:right="-450"/>
        <w:jc w:val="both"/>
        <w:rPr/>
      </w:pPr>
      <w:bookmarkStart w:colFirst="0" w:colLast="0" w:name="_w1pfp551y1sc" w:id="15"/>
      <w:bookmarkEnd w:id="15"/>
      <w:r w:rsidDel="00000000" w:rsidR="00000000" w:rsidRPr="00000000">
        <w:rPr>
          <w:rtl w:val="0"/>
        </w:rPr>
        <w:t xml:space="preserve">Tính năng chi tiết</w:t>
      </w:r>
    </w:p>
    <w:p w:rsidR="00000000" w:rsidDel="00000000" w:rsidP="00000000" w:rsidRDefault="00000000" w:rsidRPr="00000000" w14:paraId="00000094">
      <w:pPr>
        <w:numPr>
          <w:ilvl w:val="0"/>
          <w:numId w:val="9"/>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Campaign creation: Tạo chiến dịch gây quỹ với mục tiêu và timeline</w:t>
      </w:r>
      <w:r w:rsidDel="00000000" w:rsidR="00000000" w:rsidRPr="00000000">
        <w:rPr>
          <w:rFonts w:ascii="Roboto" w:cs="Roboto" w:eastAsia="Roboto" w:hAnsi="Roboto"/>
          <w:sz w:val="24"/>
          <w:szCs w:val="24"/>
          <w:rtl w:val="0"/>
        </w:rPr>
        <w:t xml:space="preserve"> (UEH: chia ra mỗi chiến dịch + catagory + số tiền cần kêu gọi, không có progress)</w:t>
      </w:r>
    </w:p>
    <w:p w:rsidR="00000000" w:rsidDel="00000000" w:rsidP="00000000" w:rsidRDefault="00000000" w:rsidRPr="00000000" w14:paraId="00000095">
      <w:pPr>
        <w:numPr>
          <w:ilvl w:val="0"/>
          <w:numId w:val="9"/>
        </w:numPr>
        <w:pBdr>
          <w:top w:color="auto" w:space="0" w:sz="0" w:val="none"/>
          <w:bottom w:color="auto" w:space="0" w:sz="0" w:val="none"/>
          <w:between w:color="auto" w:space="0" w:sz="0" w:val="none"/>
        </w:pBdr>
        <w:ind w:left="720" w:right="-450" w:hanging="360"/>
        <w:jc w:val="both"/>
        <w:rPr/>
      </w:pPr>
      <w:r w:rsidDel="00000000" w:rsidR="00000000" w:rsidRPr="00000000">
        <w:rPr>
          <w:rFonts w:ascii="Andika" w:cs="Andika" w:eastAsia="Andika" w:hAnsi="Andika"/>
          <w:sz w:val="24"/>
          <w:szCs w:val="24"/>
          <w:rtl w:val="0"/>
        </w:rPr>
        <w:t xml:space="preserve">Payment gateway integration: Hỗ trợ phương thức thanh toán qua QR</w:t>
      </w:r>
    </w:p>
    <w:p w:rsidR="00000000" w:rsidDel="00000000" w:rsidP="00000000" w:rsidRDefault="00000000" w:rsidRPr="00000000" w14:paraId="00000096">
      <w:pPr>
        <w:numPr>
          <w:ilvl w:val="0"/>
          <w:numId w:val="9"/>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Progress tracking: Theo dõi tiến độ và hiển thị realtime</w:t>
      </w:r>
    </w:p>
    <w:p w:rsidR="00000000" w:rsidDel="00000000" w:rsidP="00000000" w:rsidRDefault="00000000" w:rsidRPr="00000000" w14:paraId="00000097">
      <w:pPr>
        <w:numPr>
          <w:ilvl w:val="0"/>
          <w:numId w:val="9"/>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Donor management: Quản lý thông tin và history của donors</w:t>
      </w:r>
    </w:p>
    <w:p w:rsidR="00000000" w:rsidDel="00000000" w:rsidP="00000000" w:rsidRDefault="00000000" w:rsidRPr="00000000" w14:paraId="00000098">
      <w:pPr>
        <w:numPr>
          <w:ilvl w:val="0"/>
          <w:numId w:val="9"/>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Transparency reporting: Báo cáo sử dụng quỹ minh bạch + showcase kết quả</w:t>
      </w:r>
    </w:p>
    <w:p w:rsidR="00000000" w:rsidDel="00000000" w:rsidP="00000000" w:rsidRDefault="00000000" w:rsidRPr="00000000" w14:paraId="00000099">
      <w:pPr>
        <w:numPr>
          <w:ilvl w:val="0"/>
          <w:numId w:val="9"/>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Tax deduction support: Hỗ trợ thông tin để giảm trừ thuế</w:t>
      </w:r>
    </w:p>
    <w:p w:rsidR="00000000" w:rsidDel="00000000" w:rsidP="00000000" w:rsidRDefault="00000000" w:rsidRPr="00000000" w14:paraId="0000009A">
      <w:pPr>
        <w:pStyle w:val="Heading2"/>
        <w:keepNext w:val="0"/>
        <w:keepLines w:val="0"/>
        <w:spacing w:after="80" w:lineRule="auto"/>
        <w:ind w:right="-450"/>
        <w:rPr>
          <w:rFonts w:ascii="Roboto" w:cs="Roboto" w:eastAsia="Roboto" w:hAnsi="Roboto"/>
          <w:b w:val="1"/>
          <w:bCs w:val="1"/>
          <w:sz w:val="24"/>
          <w:szCs w:val="24"/>
        </w:rPr>
      </w:pPr>
      <w:bookmarkStart w:colFirst="0" w:colLast="0" w:name="_mlu0tq155h78" w:id="16"/>
      <w:bookmarkEnd w:id="16"/>
      <w:r w:rsidDel="00000000" w:rsidR="00000000" w:rsidRPr="00000000">
        <w:rPr>
          <w:rtl w:val="0"/>
        </w:rPr>
        <w:t xml:space="preserve">4</w:t>
      </w:r>
      <w:r w:rsidDel="00000000" w:rsidR="00000000" w:rsidRPr="00000000">
        <w:rPr>
          <w:rFonts w:ascii="Roboto" w:cs="Roboto" w:eastAsia="Roboto" w:hAnsi="Roboto"/>
          <w:b w:val="1"/>
          <w:bCs w:val="1"/>
          <w:sz w:val="24"/>
          <w:szCs w:val="24"/>
          <w:rtl w:val="0"/>
        </w:rPr>
        <w:t xml:space="preserve">. Sự kiện &amp; Cộng đồng: </w:t>
      </w:r>
      <w:r w:rsidDel="00000000" w:rsidR="00000000" w:rsidRPr="00000000">
        <w:rPr>
          <w:rtl w:val="0"/>
        </w:rPr>
        <w:t xml:space="preserve">Bài đăng sự kiện sắp tới/ recap sự kiện lớn của trường/ khoa</w:t>
      </w:r>
      <w:r w:rsidDel="00000000" w:rsidR="00000000" w:rsidRPr="00000000">
        <w:rPr>
          <w:rtl w:val="0"/>
        </w:rPr>
      </w:r>
    </w:p>
    <w:p w:rsidR="00000000" w:rsidDel="00000000" w:rsidP="00000000" w:rsidRDefault="00000000" w:rsidRPr="00000000" w14:paraId="0000009B">
      <w:pPr>
        <w:pStyle w:val="Heading3"/>
        <w:keepNext w:val="0"/>
        <w:keepLines w:val="0"/>
        <w:spacing w:before="0" w:lineRule="auto"/>
        <w:ind w:right="-450"/>
        <w:jc w:val="both"/>
        <w:rPr>
          <w:b w:val="0"/>
          <w:bCs w:val="0"/>
        </w:rPr>
      </w:pPr>
      <w:bookmarkStart w:colFirst="0" w:colLast="0" w:name="_utov2igh8zp7" w:id="17"/>
      <w:bookmarkEnd w:id="17"/>
      <w:r w:rsidDel="00000000" w:rsidR="00000000" w:rsidRPr="00000000">
        <w:rPr>
          <w:rtl w:val="0"/>
        </w:rPr>
        <w:t xml:space="preserve">Mô tả chính: </w:t>
      </w:r>
      <w:r w:rsidDel="00000000" w:rsidR="00000000" w:rsidRPr="00000000">
        <w:rPr>
          <w:b w:val="0"/>
          <w:bCs w:val="0"/>
          <w:rtl w:val="0"/>
        </w:rPr>
        <w:t xml:space="preserve">Hệ thống quản lý sự kiện toàn diện với tính năng check-in QR code và theo dõi sự quan tâm.</w:t>
      </w:r>
      <w:r w:rsidDel="00000000" w:rsidR="00000000" w:rsidRPr="00000000">
        <w:rPr>
          <w:rtl w:val="0"/>
        </w:rPr>
      </w:r>
    </w:p>
    <w:p w:rsidR="00000000" w:rsidDel="00000000" w:rsidP="00000000" w:rsidRDefault="00000000" w:rsidRPr="00000000" w14:paraId="0000009C">
      <w:pPr>
        <w:pStyle w:val="Heading3"/>
        <w:keepNext w:val="0"/>
        <w:keepLines w:val="0"/>
        <w:spacing w:after="80" w:lineRule="auto"/>
        <w:ind w:right="-450"/>
        <w:jc w:val="both"/>
        <w:rPr/>
      </w:pPr>
      <w:bookmarkStart w:colFirst="0" w:colLast="0" w:name="_f7uznfvhstlw" w:id="18"/>
      <w:bookmarkEnd w:id="18"/>
      <w:r w:rsidDel="00000000" w:rsidR="00000000" w:rsidRPr="00000000">
        <w:rPr>
          <w:rtl w:val="0"/>
        </w:rPr>
        <w:t xml:space="preserve">Tính năng chi tiết</w:t>
      </w:r>
    </w:p>
    <w:p w:rsidR="00000000" w:rsidDel="00000000" w:rsidP="00000000" w:rsidRDefault="00000000" w:rsidRPr="00000000" w14:paraId="0000009D">
      <w:pPr>
        <w:numPr>
          <w:ilvl w:val="0"/>
          <w:numId w:val="6"/>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Event creation: Tạo sự kiện với thông tin chi tiết, địa điểm, thời gian</w:t>
      </w:r>
    </w:p>
    <w:p w:rsidR="00000000" w:rsidDel="00000000" w:rsidP="00000000" w:rsidRDefault="00000000" w:rsidRPr="00000000" w14:paraId="0000009E">
      <w:pPr>
        <w:numPr>
          <w:ilvl w:val="0"/>
          <w:numId w:val="6"/>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RSVP system: Đăng ký tham gia với các lựa chọn: Going, Maybe, Not Going</w:t>
      </w:r>
    </w:p>
    <w:p w:rsidR="00000000" w:rsidDel="00000000" w:rsidP="00000000" w:rsidRDefault="00000000" w:rsidRPr="00000000" w14:paraId="0000009F">
      <w:pPr>
        <w:numPr>
          <w:ilvl w:val="0"/>
          <w:numId w:val="6"/>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Photo sharing: Chia sẻ hình ảnh trong và sau sự kiện</w:t>
      </w:r>
    </w:p>
    <w:p w:rsidR="00000000" w:rsidDel="00000000" w:rsidP="00000000" w:rsidRDefault="00000000" w:rsidRPr="00000000" w14:paraId="000000A0">
      <w:pPr>
        <w:numPr>
          <w:ilvl w:val="0"/>
          <w:numId w:val="6"/>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Feedback collection: Thu thập đánh giá sau sự kiện</w:t>
      </w:r>
    </w:p>
    <w:p w:rsidR="00000000" w:rsidDel="00000000" w:rsidP="00000000" w:rsidRDefault="00000000" w:rsidRPr="00000000" w14:paraId="000000A1">
      <w:pPr>
        <w:pStyle w:val="Heading2"/>
        <w:keepNext w:val="0"/>
        <w:keepLines w:val="0"/>
        <w:spacing w:after="80" w:lineRule="auto"/>
        <w:rPr/>
      </w:pPr>
      <w:bookmarkStart w:colFirst="0" w:colLast="0" w:name="_nybqgjhs8a3y" w:id="19"/>
      <w:bookmarkEnd w:id="19"/>
      <w:r w:rsidDel="00000000" w:rsidR="00000000" w:rsidRPr="00000000">
        <w:rPr>
          <w:rtl w:val="0"/>
        </w:rPr>
        <w:t xml:space="preserve">5. Mentorship:</w:t>
      </w:r>
    </w:p>
    <w:p w:rsidR="00000000" w:rsidDel="00000000" w:rsidP="00000000" w:rsidRDefault="00000000" w:rsidRPr="00000000" w14:paraId="000000A2">
      <w:pPr>
        <w:pStyle w:val="Heading3"/>
        <w:keepNext w:val="0"/>
        <w:keepLines w:val="0"/>
        <w:ind w:right="-450"/>
        <w:jc w:val="both"/>
        <w:rPr>
          <w:b w:val="0"/>
          <w:bCs w:val="0"/>
        </w:rPr>
      </w:pPr>
      <w:bookmarkStart w:colFirst="0" w:colLast="0" w:name="_icmx6mntpqnp" w:id="20"/>
      <w:bookmarkEnd w:id="20"/>
      <w:r w:rsidDel="00000000" w:rsidR="00000000" w:rsidRPr="00000000">
        <w:rPr>
          <w:rtl w:val="0"/>
        </w:rPr>
        <w:t xml:space="preserve">Mô tả chính: </w:t>
      </w:r>
      <w:r w:rsidDel="00000000" w:rsidR="00000000" w:rsidRPr="00000000">
        <w:rPr>
          <w:b w:val="0"/>
          <w:bCs w:val="0"/>
          <w:rtl w:val="0"/>
        </w:rPr>
        <w:t xml:space="preserve">Nền tảng hỗ trợ tạo ra những session Mentorship kết nối sinh viên và cựu sinh viên.</w:t>
      </w:r>
    </w:p>
    <w:p w:rsidR="00000000" w:rsidDel="00000000" w:rsidP="00000000" w:rsidRDefault="00000000" w:rsidRPr="00000000" w14:paraId="000000A3">
      <w:pPr>
        <w:pStyle w:val="Heading3"/>
        <w:keepNext w:val="0"/>
        <w:keepLines w:val="0"/>
        <w:ind w:right="-450"/>
        <w:jc w:val="both"/>
        <w:rPr/>
      </w:pPr>
      <w:bookmarkStart w:colFirst="0" w:colLast="0" w:name="_ikoste5gwcg" w:id="21"/>
      <w:bookmarkEnd w:id="21"/>
      <w:r w:rsidDel="00000000" w:rsidR="00000000" w:rsidRPr="00000000">
        <w:rPr>
          <w:rtl w:val="0"/>
        </w:rPr>
        <w:t xml:space="preserve">Tính năng chi tiết</w:t>
      </w:r>
    </w:p>
    <w:p w:rsidR="00000000" w:rsidDel="00000000" w:rsidP="00000000" w:rsidRDefault="00000000" w:rsidRPr="00000000" w14:paraId="000000A4">
      <w:pPr>
        <w:numPr>
          <w:ilvl w:val="0"/>
          <w:numId w:val="1"/>
        </w:numPr>
        <w:pBdr>
          <w:top w:color="auto" w:space="0" w:sz="0" w:val="none"/>
          <w:bottom w:color="auto" w:space="0" w:sz="0" w:val="none"/>
          <w:between w:color="auto" w:space="0" w:sz="0" w:val="none"/>
        </w:pBdr>
        <w:ind w:left="720" w:right="-450" w:hanging="360"/>
        <w:jc w:val="both"/>
      </w:pPr>
      <w:r w:rsidDel="00000000" w:rsidR="00000000" w:rsidRPr="00000000">
        <w:rPr>
          <w:rFonts w:ascii="Roboto" w:cs="Roboto" w:eastAsia="Roboto" w:hAnsi="Roboto"/>
          <w:sz w:val="24"/>
          <w:szCs w:val="24"/>
          <w:rtl w:val="0"/>
        </w:rPr>
        <w:t xml:space="preserve">Tổ chức các campaign </w:t>
      </w:r>
    </w:p>
    <w:p w:rsidR="00000000" w:rsidDel="00000000" w:rsidP="00000000" w:rsidRDefault="00000000" w:rsidRPr="00000000" w14:paraId="000000A5">
      <w:pPr>
        <w:numPr>
          <w:ilvl w:val="0"/>
          <w:numId w:val="1"/>
        </w:numPr>
        <w:pBdr>
          <w:top w:color="auto" w:space="0" w:sz="0" w:val="none"/>
          <w:bottom w:color="auto" w:space="0" w:sz="0" w:val="none"/>
          <w:between w:color="auto" w:space="0" w:sz="0" w:val="none"/>
        </w:pBdr>
        <w:ind w:left="720" w:right="-450" w:hanging="360"/>
        <w:jc w:val="both"/>
      </w:pPr>
      <w:r w:rsidDel="00000000" w:rsidR="00000000" w:rsidRPr="00000000">
        <w:rPr>
          <w:rFonts w:ascii="Roboto" w:cs="Roboto" w:eastAsia="Roboto" w:hAnsi="Roboto"/>
          <w:sz w:val="24"/>
          <w:szCs w:val="24"/>
          <w:rtl w:val="0"/>
        </w:rPr>
        <w:t xml:space="preserve">Lên lịch, thiết lập lộ trình mentor</w:t>
      </w:r>
    </w:p>
    <w:p w:rsidR="00000000" w:rsidDel="00000000" w:rsidP="00000000" w:rsidRDefault="00000000" w:rsidRPr="00000000" w14:paraId="000000A6">
      <w:pPr>
        <w:numPr>
          <w:ilvl w:val="0"/>
          <w:numId w:val="1"/>
        </w:numPr>
        <w:pBdr>
          <w:top w:color="auto" w:space="0" w:sz="0" w:val="none"/>
          <w:bottom w:color="auto" w:space="0" w:sz="0" w:val="none"/>
          <w:between w:color="auto" w:space="0" w:sz="0" w:val="none"/>
        </w:pBdr>
        <w:ind w:left="720" w:right="-45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Theo dõi và tracking progress mentorships</w:t>
      </w:r>
    </w:p>
    <w:p w:rsidR="00000000" w:rsidDel="00000000" w:rsidP="00000000" w:rsidRDefault="00000000" w:rsidRPr="00000000" w14:paraId="000000A7">
      <w:pPr>
        <w:numPr>
          <w:ilvl w:val="0"/>
          <w:numId w:val="1"/>
        </w:numPr>
        <w:pBdr>
          <w:top w:color="auto" w:space="0" w:sz="0" w:val="none"/>
          <w:bottom w:color="auto" w:space="0" w:sz="0" w:val="none"/>
          <w:between w:color="auto" w:space="0" w:sz="0" w:val="none"/>
        </w:pBdr>
        <w:ind w:left="720" w:right="-45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Rate/ feedback kết quả mentorship.</w:t>
      </w:r>
    </w:p>
    <w:p w:rsidR="00000000" w:rsidDel="00000000" w:rsidP="00000000" w:rsidRDefault="00000000" w:rsidRPr="00000000" w14:paraId="000000A8">
      <w:pPr>
        <w:pStyle w:val="Heading3"/>
        <w:keepNext w:val="0"/>
        <w:keepLines w:val="0"/>
        <w:ind w:right="-450"/>
        <w:jc w:val="both"/>
        <w:rPr>
          <w:rFonts w:ascii="Roboto" w:cs="Roboto" w:eastAsia="Roboto" w:hAnsi="Roboto"/>
          <w:b w:val="0"/>
          <w:bCs w:val="0"/>
          <w:sz w:val="24"/>
          <w:szCs w:val="24"/>
        </w:rPr>
      </w:pPr>
      <w:bookmarkStart w:colFirst="0" w:colLast="0" w:name="_hguuwe1x4ta6" w:id="22"/>
      <w:bookmarkEnd w:id="22"/>
      <w:r w:rsidDel="00000000" w:rsidR="00000000" w:rsidRPr="00000000">
        <w:rPr>
          <w:rtl w:val="0"/>
        </w:rPr>
        <w:t xml:space="preserve">Cơ sở cho tính năng: </w:t>
      </w:r>
      <w:r w:rsidDel="00000000" w:rsidR="00000000" w:rsidRPr="00000000">
        <w:rPr>
          <w:b w:val="0"/>
          <w:bCs w:val="0"/>
          <w:rtl w:val="0"/>
        </w:rPr>
        <w:t xml:space="preserve">Xu thế mentorship dần phổ biến trong cộng đồng sinh viên, đặc biệt là về khía cạnh việc làm. Thao khảo Techsphere/ VAM.</w: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ind w:right="-450"/>
        <w:rPr>
          <w:rFonts w:ascii="Roboto" w:cs="Roboto" w:eastAsia="Roboto" w:hAnsi="Roboto"/>
          <w:b w:val="1"/>
          <w:bCs w:val="1"/>
          <w:sz w:val="24"/>
          <w:szCs w:val="24"/>
        </w:rPr>
      </w:pPr>
      <w:bookmarkStart w:colFirst="0" w:colLast="0" w:name="_al7znqyv6ngd" w:id="23"/>
      <w:bookmarkEnd w:id="23"/>
      <w:del w:author="Ngân Thu" w:id="2" w:date="2025-10-21T09:43:18Z">
        <w:r w:rsidDel="00000000" w:rsidR="00000000" w:rsidRPr="00000000">
          <w:rPr>
            <w:rtl w:val="0"/>
          </w:rPr>
          <w:delText xml:space="preserve">6</w:delText>
        </w:r>
      </w:del>
      <w:r w:rsidDel="00000000" w:rsidR="00000000" w:rsidRPr="00000000">
        <w:rPr>
          <w:rFonts w:ascii="Roboto" w:cs="Roboto" w:eastAsia="Roboto" w:hAnsi="Roboto"/>
          <w:b w:val="1"/>
          <w:bCs w:val="1"/>
          <w:sz w:val="24"/>
          <w:szCs w:val="24"/>
          <w:rtl w:val="0"/>
        </w:rPr>
        <w:t xml:space="preserve">. Chat &amp; Group Chat</w:t>
      </w:r>
    </w:p>
    <w:p w:rsidR="00000000" w:rsidDel="00000000" w:rsidP="00000000" w:rsidRDefault="00000000" w:rsidRPr="00000000" w14:paraId="000000AA">
      <w:pPr>
        <w:pStyle w:val="Heading3"/>
        <w:keepNext w:val="0"/>
        <w:keepLines w:val="0"/>
        <w:spacing w:before="0" w:lineRule="auto"/>
        <w:ind w:right="-450"/>
        <w:jc w:val="both"/>
        <w:rPr>
          <w:b w:val="0"/>
          <w:bCs w:val="0"/>
        </w:rPr>
      </w:pPr>
      <w:bookmarkStart w:colFirst="0" w:colLast="0" w:name="_xv1zstgfbxp5" w:id="24"/>
      <w:bookmarkEnd w:id="24"/>
      <w:r w:rsidDel="00000000" w:rsidR="00000000" w:rsidRPr="00000000">
        <w:rPr>
          <w:rtl w:val="0"/>
        </w:rPr>
        <w:t xml:space="preserve">Mô tả chính: </w:t>
      </w:r>
      <w:r w:rsidDel="00000000" w:rsidR="00000000" w:rsidRPr="00000000">
        <w:rPr>
          <w:b w:val="0"/>
          <w:bCs w:val="0"/>
          <w:rtl w:val="0"/>
        </w:rPr>
        <w:t xml:space="preserve">Hệ thống tin nhắn realtime hỗ trợ cả chat cá nhân và nhóm (phục vụ cho Mentoring/ Message).</w:t>
      </w:r>
    </w:p>
    <w:p w:rsidR="00000000" w:rsidDel="00000000" w:rsidP="00000000" w:rsidRDefault="00000000" w:rsidRPr="00000000" w14:paraId="000000AB">
      <w:pPr>
        <w:pStyle w:val="Heading3"/>
        <w:keepNext w:val="0"/>
        <w:keepLines w:val="0"/>
        <w:spacing w:after="80" w:lineRule="auto"/>
        <w:ind w:right="-450"/>
        <w:jc w:val="both"/>
        <w:rPr/>
      </w:pPr>
      <w:bookmarkStart w:colFirst="0" w:colLast="0" w:name="_7n1xfvb5t9f" w:id="25"/>
      <w:bookmarkEnd w:id="25"/>
      <w:r w:rsidDel="00000000" w:rsidR="00000000" w:rsidRPr="00000000">
        <w:rPr>
          <w:rtl w:val="0"/>
        </w:rPr>
        <w:t xml:space="preserve">Tính năng chi tiết</w:t>
      </w:r>
    </w:p>
    <w:p w:rsidR="00000000" w:rsidDel="00000000" w:rsidP="00000000" w:rsidRDefault="00000000" w:rsidRPr="00000000" w14:paraId="000000AC">
      <w:pPr>
        <w:numPr>
          <w:ilvl w:val="0"/>
          <w:numId w:val="1"/>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Private messaging: Tin nhắn cá nhân với end-to-end encryption</w:t>
      </w:r>
    </w:p>
    <w:p w:rsidR="00000000" w:rsidDel="00000000" w:rsidP="00000000" w:rsidRDefault="00000000" w:rsidRPr="00000000" w14:paraId="000000AD">
      <w:pPr>
        <w:numPr>
          <w:ilvl w:val="0"/>
          <w:numId w:val="1"/>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Group chat: Tạo nhóm chat theo chủ đề, khóa, công ty</w:t>
      </w:r>
    </w:p>
    <w:p w:rsidR="00000000" w:rsidDel="00000000" w:rsidP="00000000" w:rsidRDefault="00000000" w:rsidRPr="00000000" w14:paraId="000000AE">
      <w:pPr>
        <w:numPr>
          <w:ilvl w:val="0"/>
          <w:numId w:val="1"/>
        </w:numPr>
        <w:pBdr>
          <w:top w:color="auto" w:space="0" w:sz="0" w:val="none"/>
          <w:bottom w:color="auto" w:space="0" w:sz="0" w:val="none"/>
          <w:between w:color="auto" w:space="0" w:sz="0" w:val="none"/>
        </w:pBdr>
        <w:ind w:left="720" w:right="-450" w:hanging="360"/>
        <w:jc w:val="both"/>
        <w:rPr/>
      </w:pPr>
      <w:r w:rsidDel="00000000" w:rsidR="00000000" w:rsidRPr="00000000">
        <w:rPr>
          <w:rFonts w:ascii="Andika" w:cs="Andika" w:eastAsia="Andika" w:hAnsi="Andika"/>
          <w:sz w:val="24"/>
          <w:szCs w:val="24"/>
          <w:rtl w:val="0"/>
        </w:rPr>
        <w:t xml:space="preserve">File sharing: Chia sẻ document, hình ảnh trong chat (giới hạn dung lượng và loại file gửi)</w:t>
      </w:r>
      <w:r w:rsidDel="00000000" w:rsidR="00000000" w:rsidRPr="00000000">
        <w:rPr>
          <w:rtl w:val="0"/>
        </w:rPr>
      </w:r>
    </w:p>
    <w:p w:rsidR="00000000" w:rsidDel="00000000" w:rsidP="00000000" w:rsidRDefault="00000000" w:rsidRPr="00000000" w14:paraId="000000AF">
      <w:pPr>
        <w:numPr>
          <w:ilvl w:val="0"/>
          <w:numId w:val="1"/>
        </w:numPr>
        <w:pBdr>
          <w:top w:color="auto" w:space="0" w:sz="0" w:val="none"/>
          <w:bottom w:color="auto" w:space="0" w:sz="0" w:val="none"/>
          <w:between w:color="auto" w:space="0" w:sz="0" w:val="none"/>
        </w:pBdr>
        <w:ind w:left="720" w:right="-450" w:hanging="360"/>
        <w:jc w:val="both"/>
        <w:rPr/>
      </w:pPr>
      <w:r w:rsidDel="00000000" w:rsidR="00000000" w:rsidRPr="00000000">
        <w:rPr>
          <w:rFonts w:ascii="Andika" w:cs="Andika" w:eastAsia="Andika" w:hAnsi="Andika"/>
          <w:sz w:val="24"/>
          <w:szCs w:val="24"/>
          <w:rtl w:val="0"/>
        </w:rPr>
        <w:t xml:space="preserve">Message search: Tìm kiếm tin nhắn theo keyword, người gửi, thời gian. (chưa ưu tiên)</w:t>
      </w:r>
    </w:p>
    <w:p w:rsidR="00000000" w:rsidDel="00000000" w:rsidP="00000000" w:rsidRDefault="00000000" w:rsidRPr="00000000" w14:paraId="000000B0">
      <w:pPr>
        <w:numPr>
          <w:ilvl w:val="0"/>
          <w:numId w:val="1"/>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Online status: Hiển thị trạng thái online/offline/busy</w:t>
      </w:r>
    </w:p>
    <w:p w:rsidR="00000000" w:rsidDel="00000000" w:rsidP="00000000" w:rsidRDefault="00000000" w:rsidRPr="00000000" w14:paraId="000000B1">
      <w:pPr>
        <w:numPr>
          <w:ilvl w:val="0"/>
          <w:numId w:val="1"/>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Message reactions: React với emoji trên tin nhắn</w:t>
      </w:r>
    </w:p>
    <w:p w:rsidR="00000000" w:rsidDel="00000000" w:rsidP="00000000" w:rsidRDefault="00000000" w:rsidRPr="00000000" w14:paraId="000000B2">
      <w:pPr>
        <w:numPr>
          <w:ilvl w:val="0"/>
          <w:numId w:val="1"/>
        </w:numPr>
        <w:pBdr>
          <w:top w:color="auto" w:space="0" w:sz="0" w:val="none"/>
          <w:bottom w:color="auto" w:space="0" w:sz="0" w:val="none"/>
          <w:between w:color="auto" w:space="0" w:sz="0" w:val="none"/>
        </w:pBdr>
        <w:ind w:left="720" w:right="-450" w:hanging="360"/>
        <w:jc w:val="both"/>
        <w:rPr/>
      </w:pPr>
      <w:r w:rsidDel="00000000" w:rsidR="00000000" w:rsidRPr="00000000">
        <w:rPr>
          <w:rFonts w:ascii="Andika" w:cs="Andika" w:eastAsia="Andika" w:hAnsi="Andika"/>
          <w:sz w:val="24"/>
          <w:szCs w:val="24"/>
          <w:rtl w:val="0"/>
        </w:rPr>
        <w:t xml:space="preserve">Thread replies: Trả lời trực tiếp tin nhắn cụ thể trong group giống Google chat (chưa ưu tiên)</w:t>
      </w:r>
      <w:r w:rsidDel="00000000" w:rsidR="00000000" w:rsidRPr="00000000">
        <w:rPr>
          <w:rtl w:val="0"/>
        </w:rPr>
      </w:r>
    </w:p>
    <w:p w:rsidR="00000000" w:rsidDel="00000000" w:rsidP="00000000" w:rsidRDefault="00000000" w:rsidRPr="00000000" w14:paraId="000000B3">
      <w:pPr>
        <w:numPr>
          <w:ilvl w:val="0"/>
          <w:numId w:val="1"/>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Admin controls: Quản lý thành viên, permissions cho group chat</w:t>
      </w:r>
    </w:p>
    <w:p w:rsidR="00000000" w:rsidDel="00000000" w:rsidP="00000000" w:rsidRDefault="00000000" w:rsidRPr="00000000" w14:paraId="000000B4">
      <w:pPr>
        <w:numPr>
          <w:ilvl w:val="0"/>
          <w:numId w:val="1"/>
        </w:numPr>
        <w:pBdr>
          <w:top w:color="auto" w:space="0" w:sz="0" w:val="none"/>
          <w:bottom w:color="auto" w:space="0" w:sz="0" w:val="none"/>
          <w:between w:color="auto" w:space="0" w:sz="0" w:val="none"/>
        </w:pBdr>
        <w:ind w:left="720" w:right="-450" w:hanging="360"/>
        <w:jc w:val="both"/>
        <w:rPr/>
      </w:pPr>
      <w:r w:rsidDel="00000000" w:rsidR="00000000" w:rsidRPr="00000000">
        <w:rPr>
          <w:rFonts w:ascii="Andika" w:cs="Andika" w:eastAsia="Andika" w:hAnsi="Andika"/>
          <w:sz w:val="24"/>
          <w:szCs w:val="24"/>
          <w:rtl w:val="0"/>
        </w:rPr>
        <w:t xml:space="preserve">Message history: Lưu trữ và truy cập lịch sử chat</w:t>
      </w:r>
    </w:p>
    <w:p w:rsidR="00000000" w:rsidDel="00000000" w:rsidP="00000000" w:rsidRDefault="00000000" w:rsidRPr="00000000" w14:paraId="000000B5">
      <w:pPr>
        <w:pStyle w:val="Heading2"/>
        <w:keepNext w:val="0"/>
        <w:keepLines w:val="0"/>
        <w:spacing w:after="80" w:lineRule="auto"/>
        <w:ind w:right="-450"/>
        <w:rPr>
          <w:rFonts w:ascii="Roboto" w:cs="Roboto" w:eastAsia="Roboto" w:hAnsi="Roboto"/>
          <w:b w:val="1"/>
          <w:bCs w:val="1"/>
          <w:sz w:val="24"/>
          <w:szCs w:val="24"/>
        </w:rPr>
      </w:pPr>
      <w:bookmarkStart w:colFirst="0" w:colLast="0" w:name="_bl7ytoj1qjkq" w:id="26"/>
      <w:bookmarkEnd w:id="26"/>
      <w:del w:author="Ngân Thu" w:id="3" w:date="2025-10-21T09:43:14Z">
        <w:r w:rsidDel="00000000" w:rsidR="00000000" w:rsidRPr="00000000">
          <w:rPr>
            <w:rtl w:val="0"/>
          </w:rPr>
          <w:delText xml:space="preserve">7</w:delText>
        </w:r>
      </w:del>
      <w:r w:rsidDel="00000000" w:rsidR="00000000" w:rsidRPr="00000000">
        <w:rPr>
          <w:rFonts w:ascii="Roboto" w:cs="Roboto" w:eastAsia="Roboto" w:hAnsi="Roboto"/>
          <w:b w:val="1"/>
          <w:bCs w:val="1"/>
          <w:sz w:val="24"/>
          <w:szCs w:val="24"/>
          <w:rtl w:val="0"/>
        </w:rPr>
        <w:t xml:space="preserve">. Notification &amp; Email</w:t>
      </w:r>
    </w:p>
    <w:p w:rsidR="00000000" w:rsidDel="00000000" w:rsidP="00000000" w:rsidRDefault="00000000" w:rsidRPr="00000000" w14:paraId="000000B6">
      <w:pPr>
        <w:pStyle w:val="Heading3"/>
        <w:keepNext w:val="0"/>
        <w:keepLines w:val="0"/>
        <w:spacing w:after="80" w:lineRule="auto"/>
        <w:ind w:right="-450"/>
        <w:jc w:val="both"/>
        <w:rPr>
          <w:b w:val="0"/>
          <w:bCs w:val="0"/>
        </w:rPr>
      </w:pPr>
      <w:bookmarkStart w:colFirst="0" w:colLast="0" w:name="_dmyv7q7wndvb" w:id="27"/>
      <w:bookmarkEnd w:id="27"/>
      <w:r w:rsidDel="00000000" w:rsidR="00000000" w:rsidRPr="00000000">
        <w:rPr>
          <w:rtl w:val="0"/>
        </w:rPr>
        <w:t xml:space="preserve">Mô tả chính: </w:t>
      </w:r>
      <w:r w:rsidDel="00000000" w:rsidR="00000000" w:rsidRPr="00000000">
        <w:rPr>
          <w:b w:val="0"/>
          <w:bCs w:val="0"/>
          <w:rtl w:val="0"/>
        </w:rPr>
        <w:t xml:space="preserve">Hệ thống thông báo đa kênh để giữ kết nối với alumni.</w:t>
      </w:r>
    </w:p>
    <w:p w:rsidR="00000000" w:rsidDel="00000000" w:rsidP="00000000" w:rsidRDefault="00000000" w:rsidRPr="00000000" w14:paraId="000000B7">
      <w:pPr>
        <w:pStyle w:val="Heading3"/>
        <w:keepNext w:val="0"/>
        <w:keepLines w:val="0"/>
        <w:spacing w:after="80" w:lineRule="auto"/>
        <w:ind w:right="-450"/>
        <w:jc w:val="both"/>
        <w:rPr/>
      </w:pPr>
      <w:bookmarkStart w:colFirst="0" w:colLast="0" w:name="_ziax0bgwjwka" w:id="28"/>
      <w:bookmarkEnd w:id="28"/>
      <w:r w:rsidDel="00000000" w:rsidR="00000000" w:rsidRPr="00000000">
        <w:rPr>
          <w:rtl w:val="0"/>
        </w:rPr>
        <w:t xml:space="preserve">Tính năng chi tiết</w:t>
      </w:r>
    </w:p>
    <w:p w:rsidR="00000000" w:rsidDel="00000000" w:rsidP="00000000" w:rsidRDefault="00000000" w:rsidRPr="00000000" w14:paraId="000000B8">
      <w:pPr>
        <w:numPr>
          <w:ilvl w:val="0"/>
          <w:numId w:val="5"/>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Push notifications: Thông báo realtime trên web/mobile app</w:t>
      </w:r>
    </w:p>
    <w:p w:rsidR="00000000" w:rsidDel="00000000" w:rsidP="00000000" w:rsidRDefault="00000000" w:rsidRPr="00000000" w14:paraId="000000B9">
      <w:pPr>
        <w:numPr>
          <w:ilvl w:val="0"/>
          <w:numId w:val="5"/>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Notification preferences: Tùy chỉnh loại thông báo muốn nhận (tin nhắn, connection,...)</w:t>
      </w:r>
    </w:p>
    <w:p w:rsidR="00000000" w:rsidDel="00000000" w:rsidP="00000000" w:rsidRDefault="00000000" w:rsidRPr="00000000" w14:paraId="000000BA">
      <w:pPr>
        <w:numPr>
          <w:ilvl w:val="0"/>
          <w:numId w:val="5"/>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Smart scheduling: Gửi thông báo theo timezone của user</w:t>
      </w:r>
    </w:p>
    <w:p w:rsidR="00000000" w:rsidDel="00000000" w:rsidP="00000000" w:rsidRDefault="00000000" w:rsidRPr="00000000" w14:paraId="000000BB">
      <w:pPr>
        <w:numPr>
          <w:ilvl w:val="0"/>
          <w:numId w:val="5"/>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Template system: Templates đẹp cho các loại email khác nhau</w:t>
      </w:r>
    </w:p>
    <w:p w:rsidR="00000000" w:rsidDel="00000000" w:rsidP="00000000" w:rsidRDefault="00000000" w:rsidRPr="00000000" w14:paraId="000000BC">
      <w:pPr>
        <w:numPr>
          <w:ilvl w:val="0"/>
          <w:numId w:val="5"/>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Unsubscribe management: Dễ dàng hủy đăng ký các loại thông báo</w:t>
      </w:r>
    </w:p>
    <w:p w:rsidR="00000000" w:rsidDel="00000000" w:rsidP="00000000" w:rsidRDefault="00000000" w:rsidRPr="00000000" w14:paraId="000000BD">
      <w:pPr>
        <w:numPr>
          <w:ilvl w:val="0"/>
          <w:numId w:val="5"/>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A/B testing: Test hiệu quả các mẫu email khác nhau</w:t>
      </w:r>
    </w:p>
    <w:p w:rsidR="00000000" w:rsidDel="00000000" w:rsidP="00000000" w:rsidRDefault="00000000" w:rsidRPr="00000000" w14:paraId="000000BE">
      <w:pPr>
        <w:numPr>
          <w:ilvl w:val="0"/>
          <w:numId w:val="5"/>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Analytics tracking: Theo dõi open rate, click rate của email</w:t>
      </w:r>
    </w:p>
    <w:p w:rsidR="00000000" w:rsidDel="00000000" w:rsidP="00000000" w:rsidRDefault="00000000" w:rsidRPr="00000000" w14:paraId="000000BF">
      <w:pPr>
        <w:pStyle w:val="Heading2"/>
        <w:keepNext w:val="0"/>
        <w:keepLines w:val="0"/>
        <w:spacing w:after="80" w:lineRule="auto"/>
        <w:ind w:right="-450"/>
        <w:rPr>
          <w:rFonts w:ascii="Roboto" w:cs="Roboto" w:eastAsia="Roboto" w:hAnsi="Roboto"/>
          <w:b w:val="1"/>
          <w:bCs w:val="1"/>
          <w:sz w:val="24"/>
          <w:szCs w:val="24"/>
        </w:rPr>
      </w:pPr>
      <w:bookmarkStart w:colFirst="0" w:colLast="0" w:name="_j9y32fa1h5oz" w:id="29"/>
      <w:bookmarkEnd w:id="29"/>
      <w:r w:rsidDel="00000000" w:rsidR="00000000" w:rsidRPr="00000000">
        <w:rPr>
          <w:rtl w:val="0"/>
        </w:rPr>
        <w:t xml:space="preserve">9</w:t>
      </w:r>
      <w:r w:rsidDel="00000000" w:rsidR="00000000" w:rsidRPr="00000000">
        <w:rPr>
          <w:rFonts w:ascii="Roboto" w:cs="Roboto" w:eastAsia="Roboto" w:hAnsi="Roboto"/>
          <w:b w:val="1"/>
          <w:bCs w:val="1"/>
          <w:sz w:val="24"/>
          <w:szCs w:val="24"/>
          <w:rtl w:val="0"/>
        </w:rPr>
        <w:t xml:space="preserve">. Thống kê &amp; Dashboard - </w:t>
      </w:r>
      <w:r w:rsidDel="00000000" w:rsidR="00000000" w:rsidRPr="00000000">
        <w:rPr>
          <w:rFonts w:ascii="Andika" w:cs="Andika" w:eastAsia="Andika" w:hAnsi="Andika"/>
          <w:rtl w:val="0"/>
        </w:rPr>
        <w:t xml:space="preserve">Phát triển mức cơ bản (như LinkedIn) - Low Priority</w:t>
      </w:r>
      <w:r w:rsidDel="00000000" w:rsidR="00000000" w:rsidRPr="00000000">
        <w:rPr>
          <w:rtl w:val="0"/>
        </w:rPr>
      </w:r>
    </w:p>
    <w:p w:rsidR="00000000" w:rsidDel="00000000" w:rsidP="00000000" w:rsidRDefault="00000000" w:rsidRPr="00000000" w14:paraId="000000C0">
      <w:pPr>
        <w:pStyle w:val="Heading3"/>
        <w:keepNext w:val="0"/>
        <w:keepLines w:val="0"/>
        <w:spacing w:after="80" w:lineRule="auto"/>
        <w:ind w:right="-450"/>
        <w:jc w:val="both"/>
        <w:rPr>
          <w:b w:val="0"/>
          <w:bCs w:val="0"/>
        </w:rPr>
      </w:pPr>
      <w:bookmarkStart w:colFirst="0" w:colLast="0" w:name="_nhxzythsh5qi" w:id="30"/>
      <w:bookmarkEnd w:id="30"/>
      <w:r w:rsidDel="00000000" w:rsidR="00000000" w:rsidRPr="00000000">
        <w:rPr>
          <w:rtl w:val="0"/>
        </w:rPr>
        <w:t xml:space="preserve">Mô tả chính: </w:t>
      </w:r>
      <w:r w:rsidDel="00000000" w:rsidR="00000000" w:rsidRPr="00000000">
        <w:rPr>
          <w:b w:val="0"/>
          <w:bCs w:val="0"/>
          <w:rtl w:val="0"/>
        </w:rPr>
        <w:t xml:space="preserve">Dashboard analytics toàn diện cho admin và users.</w:t>
      </w:r>
    </w:p>
    <w:p w:rsidR="00000000" w:rsidDel="00000000" w:rsidP="00000000" w:rsidRDefault="00000000" w:rsidRPr="00000000" w14:paraId="000000C1">
      <w:pPr>
        <w:pStyle w:val="Heading3"/>
        <w:keepNext w:val="0"/>
        <w:keepLines w:val="0"/>
        <w:spacing w:after="80" w:lineRule="auto"/>
        <w:ind w:right="-450"/>
        <w:jc w:val="both"/>
        <w:rPr/>
      </w:pPr>
      <w:bookmarkStart w:colFirst="0" w:colLast="0" w:name="_mv4vjnzf9iwn" w:id="31"/>
      <w:bookmarkEnd w:id="31"/>
      <w:r w:rsidDel="00000000" w:rsidR="00000000" w:rsidRPr="00000000">
        <w:rPr>
          <w:rtl w:val="0"/>
        </w:rPr>
        <w:t xml:space="preserve">Tính năng chi tiết</w:t>
      </w:r>
    </w:p>
    <w:p w:rsidR="00000000" w:rsidDel="00000000" w:rsidP="00000000" w:rsidRDefault="00000000" w:rsidRPr="00000000" w14:paraId="000000C2">
      <w:pPr>
        <w:numPr>
          <w:ilvl w:val="0"/>
          <w:numId w:val="2"/>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User analytics: Active users, engagement rate, growth metrics</w:t>
      </w:r>
    </w:p>
    <w:p w:rsidR="00000000" w:rsidDel="00000000" w:rsidP="00000000" w:rsidRDefault="00000000" w:rsidRPr="00000000" w14:paraId="000000C3">
      <w:pPr>
        <w:numPr>
          <w:ilvl w:val="0"/>
          <w:numId w:val="2"/>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Content performance: Most liked/shared posts, trending topics</w:t>
      </w:r>
    </w:p>
    <w:p w:rsidR="00000000" w:rsidDel="00000000" w:rsidP="00000000" w:rsidRDefault="00000000" w:rsidRPr="00000000" w14:paraId="000000C4">
      <w:pPr>
        <w:numPr>
          <w:ilvl w:val="0"/>
          <w:numId w:val="2"/>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Network analysis: Network growth, connection patterns</w:t>
      </w:r>
    </w:p>
    <w:p w:rsidR="00000000" w:rsidDel="00000000" w:rsidP="00000000" w:rsidRDefault="00000000" w:rsidRPr="00000000" w14:paraId="000000C5">
      <w:pPr>
        <w:numPr>
          <w:ilvl w:val="0"/>
          <w:numId w:val="2"/>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Event metrics: Attendance rate, popular events, feedback scores</w:t>
      </w:r>
    </w:p>
    <w:p w:rsidR="00000000" w:rsidDel="00000000" w:rsidP="00000000" w:rsidRDefault="00000000" w:rsidRPr="00000000" w14:paraId="000000C6">
      <w:pPr>
        <w:numPr>
          <w:ilvl w:val="0"/>
          <w:numId w:val="2"/>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Q&amp;A statistics: Question resolution rate, expert contributors</w:t>
      </w:r>
    </w:p>
    <w:p w:rsidR="00000000" w:rsidDel="00000000" w:rsidP="00000000" w:rsidRDefault="00000000" w:rsidRPr="00000000" w14:paraId="000000C7">
      <w:pPr>
        <w:numPr>
          <w:ilvl w:val="0"/>
          <w:numId w:val="2"/>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Real-time monitoring: Live dashboard với key metrics</w:t>
      </w:r>
    </w:p>
    <w:p w:rsidR="00000000" w:rsidDel="00000000" w:rsidP="00000000" w:rsidRDefault="00000000" w:rsidRPr="00000000" w14:paraId="000000C8">
      <w:pPr>
        <w:numPr>
          <w:ilvl w:val="0"/>
          <w:numId w:val="2"/>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Custom reports: Tạo reports tùy chỉnh theo nhu cầu</w:t>
      </w:r>
    </w:p>
    <w:p w:rsidR="00000000" w:rsidDel="00000000" w:rsidP="00000000" w:rsidRDefault="00000000" w:rsidRPr="00000000" w14:paraId="000000C9">
      <w:pPr>
        <w:numPr>
          <w:ilvl w:val="0"/>
          <w:numId w:val="2"/>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Export functionality: Xuất dữ liệu ra Excel/PDF để phân tích</w:t>
      </w:r>
    </w:p>
    <w:p w:rsidR="00000000" w:rsidDel="00000000" w:rsidP="00000000" w:rsidRDefault="00000000" w:rsidRPr="00000000" w14:paraId="000000CA">
      <w:pPr>
        <w:numPr>
          <w:ilvl w:val="0"/>
          <w:numId w:val="2"/>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Predictive analytics: Dự đoán trends và user behavior</w:t>
      </w:r>
      <w:r w:rsidDel="00000000" w:rsidR="00000000" w:rsidRPr="00000000">
        <w:rPr>
          <w:rFonts w:ascii="Roboto" w:cs="Roboto" w:eastAsia="Roboto" w:hAnsi="Roboto"/>
          <w:sz w:val="24"/>
          <w:szCs w:val="24"/>
          <w:rtl w:val="0"/>
        </w:rPr>
        <w:t xml:space="preserve"> (optional)</w:t>
      </w:r>
    </w:p>
    <w:p w:rsidR="00000000" w:rsidDel="00000000" w:rsidP="00000000" w:rsidRDefault="00000000" w:rsidRPr="00000000" w14:paraId="000000CB">
      <w:pPr>
        <w:pStyle w:val="Heading2"/>
        <w:keepNext w:val="0"/>
        <w:keepLines w:val="0"/>
        <w:spacing w:after="80" w:lineRule="auto"/>
        <w:ind w:right="-450"/>
        <w:rPr>
          <w:rFonts w:ascii="Roboto" w:cs="Roboto" w:eastAsia="Roboto" w:hAnsi="Roboto"/>
          <w:b w:val="1"/>
          <w:bCs w:val="1"/>
          <w:sz w:val="24"/>
          <w:szCs w:val="24"/>
        </w:rPr>
      </w:pPr>
      <w:bookmarkStart w:colFirst="0" w:colLast="0" w:name="_dle415tbd67a" w:id="32"/>
      <w:bookmarkEnd w:id="32"/>
      <w:r w:rsidDel="00000000" w:rsidR="00000000" w:rsidRPr="00000000">
        <w:rPr>
          <w:rtl w:val="0"/>
        </w:rPr>
        <w:t xml:space="preserve">10</w:t>
      </w:r>
      <w:r w:rsidDel="00000000" w:rsidR="00000000" w:rsidRPr="00000000">
        <w:rPr>
          <w:rFonts w:ascii="Roboto" w:cs="Roboto" w:eastAsia="Roboto" w:hAnsi="Roboto"/>
          <w:b w:val="1"/>
          <w:bCs w:val="1"/>
          <w:sz w:val="24"/>
          <w:szCs w:val="24"/>
          <w:rtl w:val="0"/>
        </w:rPr>
        <w:t xml:space="preserve">. AI Moderation: Kiểm duyệt Nội dung, Loại bỏ Spam/Tin giả</w:t>
      </w:r>
    </w:p>
    <w:p w:rsidR="00000000" w:rsidDel="00000000" w:rsidP="00000000" w:rsidRDefault="00000000" w:rsidRPr="00000000" w14:paraId="000000CC">
      <w:pPr>
        <w:pStyle w:val="Heading3"/>
        <w:keepNext w:val="0"/>
        <w:keepLines w:val="0"/>
        <w:spacing w:after="80" w:before="0" w:lineRule="auto"/>
        <w:ind w:right="-450"/>
        <w:jc w:val="both"/>
        <w:rPr>
          <w:b w:val="0"/>
          <w:bCs w:val="0"/>
        </w:rPr>
      </w:pPr>
      <w:bookmarkStart w:colFirst="0" w:colLast="0" w:name="_3glb4keelg1v" w:id="33"/>
      <w:bookmarkEnd w:id="33"/>
      <w:r w:rsidDel="00000000" w:rsidR="00000000" w:rsidRPr="00000000">
        <w:rPr>
          <w:rtl w:val="0"/>
        </w:rPr>
        <w:t xml:space="preserve">Mô tả chính:</w:t>
      </w:r>
      <w:r w:rsidDel="00000000" w:rsidR="00000000" w:rsidRPr="00000000">
        <w:rPr>
          <w:b w:val="0"/>
          <w:bCs w:val="0"/>
          <w:rtl w:val="0"/>
        </w:rPr>
        <w:t xml:space="preserve"> Hệ thống AI tự động kiểm duyệt và bảo vệ cộng đồng khỏi nội dung xấu.</w:t>
      </w:r>
    </w:p>
    <w:p w:rsidR="00000000" w:rsidDel="00000000" w:rsidP="00000000" w:rsidRDefault="00000000" w:rsidRPr="00000000" w14:paraId="000000CD">
      <w:pPr>
        <w:pStyle w:val="Heading3"/>
        <w:keepNext w:val="0"/>
        <w:keepLines w:val="0"/>
        <w:spacing w:after="80" w:lineRule="auto"/>
        <w:ind w:right="-450"/>
        <w:jc w:val="both"/>
        <w:rPr/>
      </w:pPr>
      <w:bookmarkStart w:colFirst="0" w:colLast="0" w:name="_rq8i2uuhvp6z" w:id="34"/>
      <w:bookmarkEnd w:id="34"/>
      <w:r w:rsidDel="00000000" w:rsidR="00000000" w:rsidRPr="00000000">
        <w:rPr>
          <w:rtl w:val="0"/>
        </w:rPr>
        <w:t xml:space="preserve">Tính năng chi tiết</w:t>
      </w:r>
    </w:p>
    <w:p w:rsidR="00000000" w:rsidDel="00000000" w:rsidP="00000000" w:rsidRDefault="00000000" w:rsidRPr="00000000" w14:paraId="000000CE">
      <w:pPr>
        <w:numPr>
          <w:ilvl w:val="0"/>
          <w:numId w:val="7"/>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Content filtering: AI phát hiện spam, nội dung độc hại, fake news</w:t>
      </w:r>
    </w:p>
    <w:p w:rsidR="00000000" w:rsidDel="00000000" w:rsidP="00000000" w:rsidRDefault="00000000" w:rsidRPr="00000000" w14:paraId="000000CF">
      <w:pPr>
        <w:numPr>
          <w:ilvl w:val="0"/>
          <w:numId w:val="7"/>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Language detection: Nhận diện ngôn ngữ hate speech, harassment</w:t>
      </w:r>
    </w:p>
    <w:p w:rsidR="00000000" w:rsidDel="00000000" w:rsidP="00000000" w:rsidRDefault="00000000" w:rsidRPr="00000000" w14:paraId="000000D0">
      <w:pPr>
        <w:numPr>
          <w:ilvl w:val="0"/>
          <w:numId w:val="7"/>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Image recognition: Scan hình ảnh không phù hợp, deepfake detection</w:t>
      </w:r>
      <w:r w:rsidDel="00000000" w:rsidR="00000000" w:rsidRPr="00000000">
        <w:rPr>
          <w:rFonts w:ascii="Roboto" w:cs="Roboto" w:eastAsia="Roboto" w:hAnsi="Roboto"/>
          <w:sz w:val="24"/>
          <w:szCs w:val="24"/>
          <w:rtl w:val="0"/>
        </w:rPr>
        <w:t xml:space="preserve"> (optional)</w:t>
      </w:r>
    </w:p>
    <w:p w:rsidR="00000000" w:rsidDel="00000000" w:rsidP="00000000" w:rsidRDefault="00000000" w:rsidRPr="00000000" w14:paraId="000000D1">
      <w:pPr>
        <w:numPr>
          <w:ilvl w:val="0"/>
          <w:numId w:val="7"/>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Automated flagging: Tự động flag content nghi ngờ cho human review</w:t>
      </w:r>
    </w:p>
    <w:p w:rsidR="00000000" w:rsidDel="00000000" w:rsidP="00000000" w:rsidRDefault="00000000" w:rsidRPr="00000000" w14:paraId="000000D2">
      <w:pPr>
        <w:numPr>
          <w:ilvl w:val="0"/>
          <w:numId w:val="7"/>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User behavior analysis: Phát hiện bot accounts và suspicious activities</w:t>
      </w:r>
    </w:p>
    <w:p w:rsidR="00000000" w:rsidDel="00000000" w:rsidP="00000000" w:rsidRDefault="00000000" w:rsidRPr="00000000" w14:paraId="000000D3">
      <w:pPr>
        <w:numPr>
          <w:ilvl w:val="0"/>
          <w:numId w:val="7"/>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False positive handling: Mechanism để users appeal khi bị flag nhầm</w:t>
      </w:r>
    </w:p>
    <w:p w:rsidR="00000000" w:rsidDel="00000000" w:rsidP="00000000" w:rsidRDefault="00000000" w:rsidRPr="00000000" w14:paraId="000000D4">
      <w:pPr>
        <w:numPr>
          <w:ilvl w:val="0"/>
          <w:numId w:val="7"/>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Continuous learning: AI học từ feedback để cải thiện accuracy</w:t>
      </w:r>
      <w:r w:rsidDel="00000000" w:rsidR="00000000" w:rsidRPr="00000000">
        <w:rPr>
          <w:rFonts w:ascii="Roboto" w:cs="Roboto" w:eastAsia="Roboto" w:hAnsi="Roboto"/>
          <w:sz w:val="24"/>
          <w:szCs w:val="24"/>
          <w:rtl w:val="0"/>
        </w:rPr>
        <w:t xml:space="preserve"> (optional)</w:t>
      </w:r>
    </w:p>
    <w:p w:rsidR="00000000" w:rsidDel="00000000" w:rsidP="00000000" w:rsidRDefault="00000000" w:rsidRPr="00000000" w14:paraId="000000D5">
      <w:pPr>
        <w:numPr>
          <w:ilvl w:val="0"/>
          <w:numId w:val="7"/>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Transparency reports: Báo cáo về hoạt động moderation</w:t>
      </w:r>
    </w:p>
    <w:p w:rsidR="00000000" w:rsidDel="00000000" w:rsidP="00000000" w:rsidRDefault="00000000" w:rsidRPr="00000000" w14:paraId="000000D6">
      <w:pPr>
        <w:pStyle w:val="Heading2"/>
        <w:keepNext w:val="0"/>
        <w:keepLines w:val="0"/>
        <w:spacing w:after="80" w:lineRule="auto"/>
        <w:ind w:right="-450"/>
        <w:rPr>
          <w:rFonts w:ascii="Roboto" w:cs="Roboto" w:eastAsia="Roboto" w:hAnsi="Roboto"/>
          <w:b w:val="1"/>
          <w:bCs w:val="1"/>
          <w:sz w:val="24"/>
          <w:szCs w:val="24"/>
        </w:rPr>
      </w:pPr>
      <w:bookmarkStart w:colFirst="0" w:colLast="0" w:name="_gxgho1yelflr" w:id="35"/>
      <w:bookmarkEnd w:id="35"/>
      <w:r w:rsidDel="00000000" w:rsidR="00000000" w:rsidRPr="00000000">
        <w:rPr>
          <w:rFonts w:ascii="Roboto" w:cs="Roboto" w:eastAsia="Roboto" w:hAnsi="Roboto"/>
          <w:b w:val="1"/>
          <w:bCs w:val="1"/>
          <w:sz w:val="24"/>
          <w:szCs w:val="24"/>
          <w:rtl w:val="0"/>
        </w:rPr>
        <w:t xml:space="preserve">1</w:t>
      </w:r>
      <w:r w:rsidDel="00000000" w:rsidR="00000000" w:rsidRPr="00000000">
        <w:rPr>
          <w:rtl w:val="0"/>
        </w:rPr>
        <w:t xml:space="preserve">1</w:t>
      </w:r>
      <w:r w:rsidDel="00000000" w:rsidR="00000000" w:rsidRPr="00000000">
        <w:rPr>
          <w:rFonts w:ascii="Roboto" w:cs="Roboto" w:eastAsia="Roboto" w:hAnsi="Roboto"/>
          <w:b w:val="1"/>
          <w:bCs w:val="1"/>
          <w:sz w:val="24"/>
          <w:szCs w:val="24"/>
          <w:rtl w:val="0"/>
        </w:rPr>
        <w:t xml:space="preserve">. Innovation Center: Alumni Achievement</w:t>
      </w:r>
      <w:r w:rsidDel="00000000" w:rsidR="00000000" w:rsidRPr="00000000">
        <w:rPr>
          <w:rtl w:val="0"/>
        </w:rPr>
        <w:t xml:space="preserve">: kênh tin tức và thành tựu</w:t>
      </w:r>
      <w:r w:rsidDel="00000000" w:rsidR="00000000" w:rsidRPr="00000000">
        <w:rPr>
          <w:rtl w:val="0"/>
        </w:rPr>
      </w:r>
    </w:p>
    <w:p w:rsidR="00000000" w:rsidDel="00000000" w:rsidP="00000000" w:rsidRDefault="00000000" w:rsidRPr="00000000" w14:paraId="000000D7">
      <w:pPr>
        <w:pStyle w:val="Heading3"/>
        <w:keepNext w:val="0"/>
        <w:keepLines w:val="0"/>
        <w:spacing w:before="0" w:lineRule="auto"/>
        <w:ind w:right="-450"/>
        <w:jc w:val="both"/>
        <w:rPr>
          <w:b w:val="0"/>
          <w:bCs w:val="0"/>
        </w:rPr>
      </w:pPr>
      <w:bookmarkStart w:colFirst="0" w:colLast="0" w:name="_mass9f129d2b" w:id="36"/>
      <w:bookmarkEnd w:id="36"/>
      <w:r w:rsidDel="00000000" w:rsidR="00000000" w:rsidRPr="00000000">
        <w:rPr>
          <w:rtl w:val="0"/>
        </w:rPr>
        <w:t xml:space="preserve">Mô tả chính:</w:t>
      </w:r>
      <w:r w:rsidDel="00000000" w:rsidR="00000000" w:rsidRPr="00000000">
        <w:rPr>
          <w:b w:val="0"/>
          <w:bCs w:val="0"/>
          <w:rtl w:val="0"/>
        </w:rPr>
        <w:t xml:space="preserve"> Không gian showcase thành tựu của alumni thông quatin tức.</w:t>
      </w:r>
    </w:p>
    <w:p w:rsidR="00000000" w:rsidDel="00000000" w:rsidP="00000000" w:rsidRDefault="00000000" w:rsidRPr="00000000" w14:paraId="000000D8">
      <w:pPr>
        <w:pStyle w:val="Heading3"/>
        <w:keepNext w:val="0"/>
        <w:keepLines w:val="0"/>
        <w:spacing w:before="0" w:lineRule="auto"/>
        <w:ind w:right="-450"/>
        <w:jc w:val="both"/>
        <w:rPr>
          <w:rFonts w:ascii="Roboto" w:cs="Roboto" w:eastAsia="Roboto" w:hAnsi="Roboto"/>
          <w:sz w:val="24"/>
          <w:szCs w:val="24"/>
        </w:rPr>
      </w:pPr>
      <w:bookmarkStart w:colFirst="0" w:colLast="0" w:name="_ayb9avykzszn" w:id="37"/>
      <w:bookmarkEnd w:id="37"/>
      <w:r w:rsidDel="00000000" w:rsidR="00000000" w:rsidRPr="00000000">
        <w:rPr>
          <w:rtl w:val="0"/>
        </w:rPr>
        <w:t xml:space="preserve">Tính năng chi tiết</w:t>
      </w:r>
      <w:r w:rsidDel="00000000" w:rsidR="00000000" w:rsidRPr="00000000">
        <w:rPr>
          <w:rtl w:val="0"/>
        </w:rPr>
      </w:r>
    </w:p>
    <w:p w:rsidR="00000000" w:rsidDel="00000000" w:rsidP="00000000" w:rsidRDefault="00000000" w:rsidRPr="00000000" w14:paraId="000000D9">
      <w:pPr>
        <w:numPr>
          <w:ilvl w:val="0"/>
          <w:numId w:val="8"/>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Achievement showcase: Profile thành tựu cá nhân và professional milestones</w:t>
      </w:r>
    </w:p>
    <w:p w:rsidR="00000000" w:rsidDel="00000000" w:rsidP="00000000" w:rsidRDefault="00000000" w:rsidRPr="00000000" w14:paraId="000000DA">
      <w:pPr>
        <w:numPr>
          <w:ilvl w:val="0"/>
          <w:numId w:val="8"/>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Success stories: Case studies về career journey của alumni</w:t>
      </w:r>
    </w:p>
    <w:p w:rsidR="00000000" w:rsidDel="00000000" w:rsidP="00000000" w:rsidRDefault="00000000" w:rsidRPr="00000000" w14:paraId="000000DB">
      <w:pPr>
        <w:numPr>
          <w:ilvl w:val="0"/>
          <w:numId w:val="8"/>
        </w:numPr>
        <w:pBdr>
          <w:top w:color="auto" w:space="0" w:sz="0" w:val="none"/>
          <w:bottom w:color="auto" w:space="0" w:sz="0" w:val="none"/>
          <w:between w:color="auto" w:space="0" w:sz="0" w:val="none"/>
        </w:pBdr>
        <w:ind w:left="720" w:right="-450" w:hanging="360"/>
        <w:jc w:val="both"/>
        <w:rPr/>
      </w:pPr>
      <w:r w:rsidDel="00000000" w:rsidR="00000000" w:rsidRPr="00000000">
        <w:rPr>
          <w:rFonts w:ascii="Roboto" w:cs="Roboto" w:eastAsia="Roboto" w:hAnsi="Roboto"/>
          <w:sz w:val="24"/>
          <w:szCs w:val="24"/>
          <w:rtl w:val="0"/>
        </w:rPr>
        <w:t xml:space="preserve">Industry insights: Content về trends và opportunities trong các ngành</w:t>
      </w:r>
    </w:p>
    <w:p w:rsidR="00000000" w:rsidDel="00000000" w:rsidP="00000000" w:rsidRDefault="00000000" w:rsidRPr="00000000" w14:paraId="000000DC">
      <w:pPr>
        <w:pBdr>
          <w:top w:color="auto" w:space="0" w:sz="0" w:val="none"/>
          <w:bottom w:color="auto" w:space="0" w:sz="0" w:val="none"/>
          <w:between w:color="auto" w:space="0" w:sz="0" w:val="none"/>
        </w:pBdr>
        <w:ind w:left="0" w:right="-45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pPr>
      <w:bookmarkStart w:colFirst="0" w:colLast="0" w:name="_i583ubvc4z2q" w:id="38"/>
      <w:bookmarkEnd w:id="38"/>
      <w:r w:rsidDel="00000000" w:rsidR="00000000" w:rsidRPr="00000000">
        <w:rPr>
          <w:rFonts w:ascii="Andika" w:cs="Andika" w:eastAsia="Andika" w:hAnsi="Andika"/>
          <w:rtl w:val="0"/>
        </w:rPr>
        <w:t xml:space="preserve">12. Cơ hội cho cựu sinh viên</w:t>
      </w:r>
    </w:p>
    <w:p w:rsidR="00000000" w:rsidDel="00000000" w:rsidP="00000000" w:rsidRDefault="00000000" w:rsidRPr="00000000" w14:paraId="000000DE">
      <w:pPr>
        <w:pStyle w:val="Heading3"/>
        <w:keepNext w:val="0"/>
        <w:keepLines w:val="0"/>
        <w:ind w:right="-450"/>
        <w:jc w:val="both"/>
        <w:rPr>
          <w:b w:val="0"/>
          <w:bCs w:val="0"/>
        </w:rPr>
      </w:pPr>
      <w:bookmarkStart w:colFirst="0" w:colLast="0" w:name="_u74q9e58drz3" w:id="39"/>
      <w:bookmarkEnd w:id="39"/>
      <w:r w:rsidDel="00000000" w:rsidR="00000000" w:rsidRPr="00000000">
        <w:rPr>
          <w:rtl w:val="0"/>
        </w:rPr>
        <w:t xml:space="preserve">Mô tả chính:</w:t>
      </w:r>
      <w:r w:rsidDel="00000000" w:rsidR="00000000" w:rsidRPr="00000000">
        <w:rPr>
          <w:b w:val="0"/>
          <w:bCs w:val="0"/>
          <w:rtl w:val="0"/>
        </w:rPr>
        <w:t xml:space="preserve"> Nơi đăng tải những thông tin về cơ hội học tập/ làm việc sau đại học cho cựu sinh viên.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ind w:right="-450"/>
        <w:rPr>
          <w:sz w:val="24"/>
          <w:szCs w:val="24"/>
        </w:rPr>
      </w:pPr>
      <w:bookmarkStart w:colFirst="0" w:colLast="0" w:name="_2n6u8dylrktx" w:id="40"/>
      <w:bookmarkEnd w:id="40"/>
      <w:r w:rsidDel="00000000" w:rsidR="00000000" w:rsidRPr="00000000">
        <w:rPr>
          <w:rtl w:val="0"/>
        </w:rPr>
      </w:r>
    </w:p>
    <w:p w:rsidR="00000000" w:rsidDel="00000000" w:rsidP="00000000" w:rsidRDefault="00000000" w:rsidRPr="00000000" w14:paraId="000000E1">
      <w:pPr>
        <w:ind w:right="-450"/>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200" w:lineRule="auto"/>
      <w:ind w:right="-450"/>
      <w:jc w:val="both"/>
    </w:pPr>
    <w:rPr>
      <w:rFonts w:ascii="Roboto" w:cs="Roboto" w:eastAsia="Roboto" w:hAnsi="Roboto"/>
      <w:b w:val="1"/>
      <w:bCs w:val="1"/>
      <w:color w:val="1c4587"/>
      <w:sz w:val="24"/>
      <w:szCs w:val="24"/>
    </w:rPr>
  </w:style>
  <w:style w:type="paragraph" w:styleId="Heading3">
    <w:name w:val="heading 3"/>
    <w:basedOn w:val="Normal"/>
    <w:next w:val="Normal"/>
    <w:pPr>
      <w:keepNext w:val="1"/>
      <w:keepLines w:val="1"/>
      <w:spacing w:after="8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51969966_ENHANCING_THE_ROLE_OF_ALUMNI_IN_THE_GROWTH_OF_HIGHER_EDUCATION_INSTITUTIONS?enrichId=rgreq-a6715fc13ff93650147edca2e3b54003-XXX&amp;enrichSource=Y292ZXJQYWdlOzM1MTk2OTk2NjtBUzoxMDI4ODI1MjUzMTcxMjAwQDE2MjIzMDI0NjMwOTU%3D&amp;el=1_x_3&amp;_esc=publicationCoverPdf" TargetMode="External"/><Relationship Id="rId5" Type="http://schemas.openxmlformats.org/officeDocument/2006/relationships/styles" Target="styles.xml"/><Relationship Id="rId6" Type="http://schemas.openxmlformats.org/officeDocument/2006/relationships/hyperlink" Target="https://www.alumnforce.com/en/" TargetMode="External"/><Relationship Id="rId7" Type="http://schemas.openxmlformats.org/officeDocument/2006/relationships/hyperlink" Target="https://github.com/Vietnam-Tech-Society/techsphere?tab=readme-ov-file" TargetMode="External"/><Relationship Id="rId8" Type="http://schemas.openxmlformats.org/officeDocument/2006/relationships/hyperlink" Target="https://www.alumni-mentoring.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